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0C235D1" w14:textId="77777777" w:rsidR="00841672" w:rsidRDefault="00841672" w:rsidP="0058306F">
      <w:pPr>
        <w:pStyle w:val="Heading1"/>
      </w:pPr>
      <w:bookmarkStart w:id="0" w:name="_GoBack"/>
      <w:bookmarkEnd w:id="0"/>
      <w:r>
        <w:t>P</w:t>
      </w:r>
      <w:r w:rsidR="0058306F">
        <w:t>olicy</w:t>
      </w:r>
    </w:p>
    <w:p w14:paraId="2597638D" w14:textId="77777777" w:rsidR="0037640C" w:rsidRDefault="0037640C" w:rsidP="002C536B">
      <w:pPr>
        <w:spacing w:after="0" w:line="240" w:lineRule="auto"/>
        <w:jc w:val="both"/>
        <w:rPr>
          <w:rFonts w:asciiTheme="minorHAnsi" w:hAnsiTheme="minorHAnsi" w:cstheme="minorHAnsi"/>
          <w:sz w:val="24"/>
          <w:szCs w:val="24"/>
        </w:rPr>
      </w:pPr>
      <w:r>
        <w:rPr>
          <w:rFonts w:asciiTheme="minorHAnsi" w:hAnsiTheme="minorHAnsi" w:cstheme="minorHAnsi"/>
          <w:sz w:val="24"/>
          <w:szCs w:val="24"/>
        </w:rPr>
        <w:t>Date of last change:</w:t>
      </w:r>
      <w:r>
        <w:rPr>
          <w:rFonts w:asciiTheme="minorHAnsi" w:hAnsiTheme="minorHAnsi" w:cstheme="minorHAnsi"/>
          <w:sz w:val="24"/>
          <w:szCs w:val="24"/>
        </w:rPr>
        <w:tab/>
      </w:r>
      <w:r>
        <w:rPr>
          <w:rFonts w:asciiTheme="minorHAnsi" w:hAnsiTheme="minorHAnsi" w:cstheme="minorHAnsi"/>
          <w:sz w:val="24"/>
          <w:szCs w:val="24"/>
        </w:rPr>
        <w:tab/>
        <w:t>2019-11-13</w:t>
      </w:r>
    </w:p>
    <w:p w14:paraId="3BD2DCC8" w14:textId="77777777" w:rsidR="0037640C" w:rsidRDefault="0037640C" w:rsidP="002C536B">
      <w:pPr>
        <w:spacing w:after="0" w:line="240" w:lineRule="auto"/>
        <w:jc w:val="both"/>
        <w:rPr>
          <w:rFonts w:asciiTheme="minorHAnsi" w:hAnsiTheme="minorHAnsi" w:cstheme="minorHAnsi"/>
          <w:sz w:val="24"/>
          <w:szCs w:val="24"/>
        </w:rPr>
      </w:pPr>
      <w:r>
        <w:rPr>
          <w:rFonts w:asciiTheme="minorHAnsi" w:hAnsiTheme="minorHAnsi" w:cstheme="minorHAnsi"/>
          <w:sz w:val="24"/>
          <w:szCs w:val="24"/>
        </w:rPr>
        <w:t>Date approved by SP Board:</w:t>
      </w:r>
      <w:r>
        <w:rPr>
          <w:rFonts w:asciiTheme="minorHAnsi" w:hAnsiTheme="minorHAnsi" w:cstheme="minorHAnsi"/>
          <w:sz w:val="24"/>
          <w:szCs w:val="24"/>
        </w:rPr>
        <w:tab/>
        <w:t>TBA</w:t>
      </w:r>
    </w:p>
    <w:p w14:paraId="236CC637" w14:textId="77777777" w:rsidR="0037640C" w:rsidRDefault="0037640C" w:rsidP="002C536B">
      <w:pPr>
        <w:spacing w:after="0" w:line="240" w:lineRule="auto"/>
        <w:jc w:val="both"/>
        <w:rPr>
          <w:rFonts w:asciiTheme="minorHAnsi" w:hAnsiTheme="minorHAnsi" w:cstheme="minorHAnsi"/>
          <w:sz w:val="24"/>
          <w:szCs w:val="24"/>
        </w:rPr>
      </w:pPr>
      <w:r>
        <w:rPr>
          <w:rFonts w:asciiTheme="minorHAnsi" w:hAnsiTheme="minorHAnsi" w:cstheme="minorHAnsi"/>
          <w:sz w:val="24"/>
          <w:szCs w:val="24"/>
        </w:rPr>
        <w:t>Effective Date:</w:t>
      </w:r>
      <w:r>
        <w:rPr>
          <w:rFonts w:asciiTheme="minorHAnsi" w:hAnsiTheme="minorHAnsi" w:cstheme="minorHAnsi"/>
          <w:sz w:val="24"/>
          <w:szCs w:val="24"/>
        </w:rPr>
        <w:tab/>
      </w:r>
      <w:r>
        <w:rPr>
          <w:rFonts w:asciiTheme="minorHAnsi" w:hAnsiTheme="minorHAnsi" w:cstheme="minorHAnsi"/>
          <w:sz w:val="24"/>
          <w:szCs w:val="24"/>
        </w:rPr>
        <w:tab/>
      </w:r>
      <w:r>
        <w:rPr>
          <w:rFonts w:asciiTheme="minorHAnsi" w:hAnsiTheme="minorHAnsi" w:cstheme="minorHAnsi"/>
          <w:sz w:val="24"/>
          <w:szCs w:val="24"/>
        </w:rPr>
        <w:tab/>
        <w:t>TBA</w:t>
      </w:r>
    </w:p>
    <w:p w14:paraId="1EFCF27E" w14:textId="77777777" w:rsidR="0037640C" w:rsidRDefault="0037640C" w:rsidP="002C536B">
      <w:pPr>
        <w:spacing w:after="0" w:line="240" w:lineRule="auto"/>
        <w:jc w:val="both"/>
        <w:rPr>
          <w:rFonts w:asciiTheme="minorHAnsi" w:hAnsiTheme="minorHAnsi" w:cstheme="minorHAnsi"/>
          <w:sz w:val="24"/>
          <w:szCs w:val="24"/>
        </w:rPr>
      </w:pPr>
    </w:p>
    <w:p w14:paraId="68EF7C53" w14:textId="77777777" w:rsidR="006C7235" w:rsidRPr="00A5531D" w:rsidRDefault="00F062F2" w:rsidP="002C536B">
      <w:pPr>
        <w:spacing w:after="0" w:line="240" w:lineRule="auto"/>
        <w:jc w:val="both"/>
        <w:rPr>
          <w:rFonts w:asciiTheme="minorHAnsi" w:hAnsiTheme="minorHAnsi" w:cstheme="minorHAnsi"/>
          <w:sz w:val="24"/>
          <w:szCs w:val="24"/>
        </w:rPr>
      </w:pPr>
      <w:r w:rsidRPr="00A5531D">
        <w:rPr>
          <w:rFonts w:asciiTheme="minorHAnsi" w:hAnsiTheme="minorHAnsi" w:cstheme="minorHAnsi"/>
          <w:sz w:val="24"/>
          <w:szCs w:val="24"/>
        </w:rPr>
        <w:t xml:space="preserve">Settlers Park is committed to </w:t>
      </w:r>
      <w:r w:rsidR="00A5531D">
        <w:rPr>
          <w:rFonts w:asciiTheme="minorHAnsi" w:hAnsiTheme="minorHAnsi" w:cstheme="minorHAnsi"/>
          <w:sz w:val="24"/>
          <w:szCs w:val="24"/>
        </w:rPr>
        <w:t>providing assistance to our Residents while in residence at the Retirement Village.  This includes various stages of care requirements which may include downsizing of cottages or relocation to Assisted Living or Care Centre accommodation.  It also extends to the family of Residents on the death of their family member when the task of vacating the accommodation unit is required.</w:t>
      </w:r>
    </w:p>
    <w:p w14:paraId="468170F7" w14:textId="77777777" w:rsidR="006C7235" w:rsidRDefault="006C7235" w:rsidP="002C536B">
      <w:pPr>
        <w:spacing w:after="0" w:line="240" w:lineRule="auto"/>
        <w:jc w:val="both"/>
        <w:rPr>
          <w:rFonts w:asciiTheme="minorHAnsi" w:hAnsiTheme="minorHAnsi" w:cstheme="minorHAnsi"/>
          <w:sz w:val="24"/>
          <w:szCs w:val="24"/>
        </w:rPr>
      </w:pPr>
    </w:p>
    <w:p w14:paraId="6ED79463" w14:textId="6C6349C9" w:rsidR="00467920" w:rsidRDefault="00A5531D" w:rsidP="00467920">
      <w:pPr>
        <w:spacing w:after="0" w:line="240" w:lineRule="auto"/>
        <w:jc w:val="both"/>
        <w:rPr>
          <w:rFonts w:asciiTheme="minorHAnsi" w:hAnsiTheme="minorHAnsi" w:cstheme="minorHAnsi"/>
          <w:sz w:val="24"/>
          <w:szCs w:val="24"/>
        </w:rPr>
      </w:pPr>
      <w:r>
        <w:rPr>
          <w:rFonts w:asciiTheme="minorHAnsi" w:hAnsiTheme="minorHAnsi" w:cstheme="minorHAnsi"/>
          <w:sz w:val="24"/>
          <w:szCs w:val="24"/>
        </w:rPr>
        <w:t>Settlers Park Retirement Village has instituted a policy in association with the Sett</w:t>
      </w:r>
      <w:r w:rsidR="00841672">
        <w:rPr>
          <w:rFonts w:asciiTheme="minorHAnsi" w:hAnsiTheme="minorHAnsi" w:cstheme="minorHAnsi"/>
          <w:sz w:val="24"/>
          <w:szCs w:val="24"/>
        </w:rPr>
        <w:t>lers Park Association Trust covering</w:t>
      </w:r>
      <w:r>
        <w:rPr>
          <w:rFonts w:asciiTheme="minorHAnsi" w:hAnsiTheme="minorHAnsi" w:cstheme="minorHAnsi"/>
          <w:sz w:val="24"/>
          <w:szCs w:val="24"/>
        </w:rPr>
        <w:t xml:space="preserve"> how best to aid Residents and</w:t>
      </w:r>
      <w:del w:id="1" w:author="Rob Crothall" w:date="2019-11-14T08:20:00Z">
        <w:r w:rsidR="00E06B42">
          <w:rPr>
            <w:rFonts w:asciiTheme="minorHAnsi" w:hAnsiTheme="minorHAnsi" w:cstheme="minorHAnsi"/>
          </w:rPr>
          <w:delText>/</w:delText>
        </w:r>
      </w:del>
      <w:ins w:id="2" w:author="Rob Crothall" w:date="2019-11-14T08:20:00Z">
        <w:r>
          <w:rPr>
            <w:rFonts w:asciiTheme="minorHAnsi" w:hAnsiTheme="minorHAnsi" w:cstheme="minorHAnsi"/>
            <w:sz w:val="24"/>
            <w:szCs w:val="24"/>
          </w:rPr>
          <w:t xml:space="preserve"> </w:t>
        </w:r>
      </w:ins>
      <w:ins w:id="3" w:author="Tricia" w:date="2019-11-14T08:08:00Z">
        <w:r w:rsidR="00E06B42">
          <w:rPr>
            <w:rFonts w:asciiTheme="minorHAnsi" w:hAnsiTheme="minorHAnsi" w:cstheme="minorHAnsi"/>
          </w:rPr>
          <w:t>/</w:t>
        </w:r>
      </w:ins>
      <w:ins w:id="4" w:author="Rob Crothall" w:date="2019-11-14T08:20:00Z">
        <w:r w:rsidR="00895FFA">
          <w:rPr>
            <w:rFonts w:asciiTheme="minorHAnsi" w:hAnsiTheme="minorHAnsi" w:cstheme="minorHAnsi"/>
          </w:rPr>
          <w:t xml:space="preserve"> </w:t>
        </w:r>
      </w:ins>
      <w:r>
        <w:rPr>
          <w:rFonts w:asciiTheme="minorHAnsi" w:hAnsiTheme="minorHAnsi" w:cstheme="minorHAnsi"/>
          <w:sz w:val="24"/>
          <w:szCs w:val="24"/>
        </w:rPr>
        <w:t xml:space="preserve">or their family members. </w:t>
      </w:r>
      <w:r w:rsidR="00467920" w:rsidRPr="00A5531D">
        <w:rPr>
          <w:rFonts w:asciiTheme="minorHAnsi" w:hAnsiTheme="minorHAnsi" w:cstheme="minorHAnsi"/>
          <w:sz w:val="24"/>
          <w:szCs w:val="24"/>
        </w:rPr>
        <w:t>Many Residents and/</w:t>
      </w:r>
      <w:r w:rsidR="00CD1CF6" w:rsidRPr="00A5531D">
        <w:rPr>
          <w:rFonts w:asciiTheme="minorHAnsi" w:hAnsiTheme="minorHAnsi" w:cstheme="minorHAnsi"/>
          <w:sz w:val="24"/>
          <w:szCs w:val="24"/>
        </w:rPr>
        <w:t>or</w:t>
      </w:r>
      <w:r w:rsidR="00467920" w:rsidRPr="00A5531D">
        <w:rPr>
          <w:rFonts w:asciiTheme="minorHAnsi" w:hAnsiTheme="minorHAnsi" w:cstheme="minorHAnsi"/>
          <w:sz w:val="24"/>
          <w:szCs w:val="24"/>
        </w:rPr>
        <w:t xml:space="preserve"> family members do not know what to do with items not nee</w:t>
      </w:r>
      <w:r w:rsidR="00145A34">
        <w:rPr>
          <w:rFonts w:asciiTheme="minorHAnsi" w:hAnsiTheme="minorHAnsi" w:cstheme="minorHAnsi"/>
          <w:sz w:val="24"/>
          <w:szCs w:val="24"/>
        </w:rPr>
        <w:t>ded or wanted anymore.</w:t>
      </w:r>
    </w:p>
    <w:p w14:paraId="5F647FF1" w14:textId="77777777" w:rsidR="0058306F" w:rsidRDefault="0058306F" w:rsidP="00467920">
      <w:pPr>
        <w:spacing w:after="0" w:line="240" w:lineRule="auto"/>
        <w:jc w:val="both"/>
        <w:rPr>
          <w:rFonts w:asciiTheme="minorHAnsi" w:hAnsiTheme="minorHAnsi" w:cstheme="minorHAnsi"/>
          <w:sz w:val="24"/>
          <w:szCs w:val="24"/>
        </w:rPr>
      </w:pPr>
    </w:p>
    <w:p w14:paraId="2D8D22A2" w14:textId="77777777" w:rsidR="0058306F" w:rsidRPr="00A5531D" w:rsidRDefault="0058306F" w:rsidP="00467920">
      <w:pPr>
        <w:spacing w:after="0" w:line="240" w:lineRule="auto"/>
        <w:jc w:val="both"/>
        <w:rPr>
          <w:rFonts w:asciiTheme="minorHAnsi" w:hAnsiTheme="minorHAnsi" w:cstheme="minorHAnsi"/>
          <w:sz w:val="24"/>
          <w:szCs w:val="24"/>
        </w:rPr>
      </w:pPr>
      <w:r>
        <w:rPr>
          <w:rFonts w:asciiTheme="minorHAnsi" w:hAnsiTheme="minorHAnsi" w:cstheme="minorHAnsi"/>
          <w:sz w:val="24"/>
          <w:szCs w:val="24"/>
        </w:rPr>
        <w:t>It is the policy of Settlers Park to help Residents and their families to find services and businesses that will be useful to them at these difficult times.</w:t>
      </w:r>
    </w:p>
    <w:p w14:paraId="1A7671C7" w14:textId="77777777" w:rsidR="00467920" w:rsidRDefault="00467920" w:rsidP="00467920">
      <w:pPr>
        <w:spacing w:after="0" w:line="240" w:lineRule="auto"/>
        <w:jc w:val="both"/>
        <w:rPr>
          <w:rFonts w:asciiTheme="minorHAnsi" w:hAnsiTheme="minorHAnsi" w:cstheme="minorHAnsi"/>
          <w:sz w:val="24"/>
          <w:szCs w:val="24"/>
        </w:rPr>
      </w:pPr>
    </w:p>
    <w:p w14:paraId="4CF7995D" w14:textId="77777777" w:rsidR="00841672" w:rsidRDefault="00841672" w:rsidP="005C4214">
      <w:pPr>
        <w:spacing w:after="0" w:line="240" w:lineRule="auto"/>
        <w:jc w:val="both"/>
        <w:rPr>
          <w:rFonts w:asciiTheme="minorHAnsi" w:hAnsiTheme="minorHAnsi" w:cstheme="minorHAnsi"/>
          <w:sz w:val="24"/>
          <w:szCs w:val="24"/>
        </w:rPr>
      </w:pPr>
      <w:r w:rsidRPr="005C4214">
        <w:rPr>
          <w:rFonts w:asciiTheme="minorHAnsi" w:hAnsiTheme="minorHAnsi" w:cstheme="minorHAnsi"/>
          <w:sz w:val="24"/>
          <w:szCs w:val="24"/>
        </w:rPr>
        <w:t>The focus of this policy is on dealing with assets that belonged to a Resident who dies while still resident in the Park.  Similar tasks are required when a Resident moves within the Park, but in that case the Resident (or a member of her/his family) takes control of the process</w:t>
      </w:r>
      <w:r w:rsidR="0058306F" w:rsidRPr="005C4214">
        <w:rPr>
          <w:rFonts w:asciiTheme="minorHAnsi" w:hAnsiTheme="minorHAnsi" w:cstheme="minorHAnsi"/>
          <w:sz w:val="24"/>
          <w:szCs w:val="24"/>
        </w:rPr>
        <w:t>, using whichever identified services they wish to use</w:t>
      </w:r>
      <w:r w:rsidRPr="005C4214">
        <w:rPr>
          <w:rFonts w:asciiTheme="minorHAnsi" w:hAnsiTheme="minorHAnsi" w:cstheme="minorHAnsi"/>
          <w:sz w:val="24"/>
          <w:szCs w:val="24"/>
        </w:rPr>
        <w:t>.</w:t>
      </w:r>
      <w:r w:rsidR="009C5A08" w:rsidRPr="005C4214">
        <w:rPr>
          <w:rFonts w:asciiTheme="minorHAnsi" w:hAnsiTheme="minorHAnsi" w:cstheme="minorHAnsi"/>
          <w:sz w:val="24"/>
          <w:szCs w:val="24"/>
        </w:rPr>
        <w:t xml:space="preserve">  Anything donated to the Trust should </w:t>
      </w:r>
      <w:proofErr w:type="gramStart"/>
      <w:r w:rsidR="009C5A08" w:rsidRPr="005C4214">
        <w:rPr>
          <w:rFonts w:asciiTheme="minorHAnsi" w:hAnsiTheme="minorHAnsi" w:cstheme="minorHAnsi"/>
          <w:sz w:val="24"/>
          <w:szCs w:val="24"/>
        </w:rPr>
        <w:t>be</w:t>
      </w:r>
      <w:proofErr w:type="gramEnd"/>
      <w:r w:rsidR="009C5A08" w:rsidRPr="005C4214">
        <w:rPr>
          <w:rFonts w:asciiTheme="minorHAnsi" w:hAnsiTheme="minorHAnsi" w:cstheme="minorHAnsi"/>
          <w:sz w:val="24"/>
          <w:szCs w:val="24"/>
        </w:rPr>
        <w:t xml:space="preserve"> </w:t>
      </w:r>
      <w:r w:rsidR="00A14B25" w:rsidRPr="005C4214">
        <w:rPr>
          <w:rFonts w:asciiTheme="minorHAnsi" w:hAnsiTheme="minorHAnsi" w:cstheme="minorHAnsi"/>
          <w:sz w:val="24"/>
          <w:szCs w:val="24"/>
        </w:rPr>
        <w:t xml:space="preserve">packed into labelled boxes and </w:t>
      </w:r>
      <w:r w:rsidR="009C5A08" w:rsidRPr="005C4214">
        <w:rPr>
          <w:rFonts w:asciiTheme="minorHAnsi" w:hAnsiTheme="minorHAnsi" w:cstheme="minorHAnsi"/>
          <w:sz w:val="24"/>
          <w:szCs w:val="24"/>
        </w:rPr>
        <w:t xml:space="preserve">moved out of the cottage while the levy for the cottage is still being paid.  </w:t>
      </w:r>
      <w:r w:rsidR="00A14B25" w:rsidRPr="005C4214">
        <w:rPr>
          <w:rFonts w:asciiTheme="minorHAnsi" w:hAnsiTheme="minorHAnsi" w:cstheme="minorHAnsi"/>
          <w:sz w:val="24"/>
          <w:szCs w:val="24"/>
        </w:rPr>
        <w:t>If the Resident is unable to do so, a</w:t>
      </w:r>
      <w:r w:rsidR="009C5A08" w:rsidRPr="005C4214">
        <w:rPr>
          <w:rFonts w:asciiTheme="minorHAnsi" w:hAnsiTheme="minorHAnsi" w:cstheme="minorHAnsi"/>
          <w:sz w:val="24"/>
          <w:szCs w:val="24"/>
        </w:rPr>
        <w:t xml:space="preserve"> contractor should be engaged at the cost of the </w:t>
      </w:r>
      <w:r w:rsidR="00A14B25" w:rsidRPr="005C4214">
        <w:rPr>
          <w:rFonts w:asciiTheme="minorHAnsi" w:hAnsiTheme="minorHAnsi" w:cstheme="minorHAnsi"/>
          <w:sz w:val="24"/>
          <w:szCs w:val="24"/>
        </w:rPr>
        <w:t>Resident</w:t>
      </w:r>
      <w:r w:rsidR="009C5A08" w:rsidRPr="005C4214">
        <w:rPr>
          <w:rFonts w:asciiTheme="minorHAnsi" w:hAnsiTheme="minorHAnsi" w:cstheme="minorHAnsi"/>
          <w:sz w:val="24"/>
          <w:szCs w:val="24"/>
        </w:rPr>
        <w:t xml:space="preserve"> to pack and move the goods to storage.</w:t>
      </w:r>
    </w:p>
    <w:p w14:paraId="51C355DB" w14:textId="77777777" w:rsidR="005C4214" w:rsidRPr="005C4214" w:rsidRDefault="005C4214" w:rsidP="005C4214">
      <w:pPr>
        <w:spacing w:after="0" w:line="240" w:lineRule="auto"/>
        <w:jc w:val="both"/>
        <w:rPr>
          <w:rFonts w:asciiTheme="minorHAnsi" w:hAnsiTheme="minorHAnsi" w:cstheme="minorHAnsi"/>
          <w:sz w:val="24"/>
          <w:szCs w:val="24"/>
        </w:rPr>
      </w:pPr>
    </w:p>
    <w:p w14:paraId="4DC1A0ED" w14:textId="71AE907F" w:rsidR="00145A34" w:rsidRPr="005C4214" w:rsidRDefault="00841672" w:rsidP="005C4214">
      <w:pPr>
        <w:spacing w:after="0" w:line="240" w:lineRule="auto"/>
        <w:jc w:val="both"/>
        <w:rPr>
          <w:rFonts w:asciiTheme="minorHAnsi" w:hAnsiTheme="minorHAnsi" w:cstheme="minorHAnsi"/>
          <w:sz w:val="24"/>
          <w:szCs w:val="24"/>
        </w:rPr>
      </w:pPr>
      <w:r w:rsidRPr="005C4214">
        <w:rPr>
          <w:rFonts w:asciiTheme="minorHAnsi" w:hAnsiTheme="minorHAnsi" w:cstheme="minorHAnsi"/>
          <w:sz w:val="24"/>
          <w:szCs w:val="24"/>
        </w:rPr>
        <w:t>When a</w:t>
      </w:r>
      <w:r w:rsidR="00145A34" w:rsidRPr="005C4214">
        <w:rPr>
          <w:rFonts w:asciiTheme="minorHAnsi" w:hAnsiTheme="minorHAnsi" w:cstheme="minorHAnsi"/>
          <w:sz w:val="24"/>
          <w:szCs w:val="24"/>
        </w:rPr>
        <w:t xml:space="preserve"> Resident dies, in a cottage</w:t>
      </w:r>
      <w:ins w:id="5" w:author="Tricia" w:date="2019-11-14T08:08:00Z">
        <w:r w:rsidR="007777EB" w:rsidRPr="006A7393">
          <w:rPr>
            <w:rFonts w:asciiTheme="minorHAnsi" w:hAnsiTheme="minorHAnsi" w:cstheme="minorHAnsi"/>
          </w:rPr>
          <w:t>, in an Assisted Living unit</w:t>
        </w:r>
      </w:ins>
      <w:r w:rsidR="00145A34" w:rsidRPr="005C4214">
        <w:rPr>
          <w:rFonts w:asciiTheme="minorHAnsi" w:hAnsiTheme="minorHAnsi" w:cstheme="minorHAnsi"/>
          <w:sz w:val="24"/>
          <w:szCs w:val="24"/>
        </w:rPr>
        <w:t xml:space="preserve"> or in Care Centre</w:t>
      </w:r>
      <w:r w:rsidR="00A14B25" w:rsidRPr="005C4214">
        <w:rPr>
          <w:rFonts w:asciiTheme="minorHAnsi" w:hAnsiTheme="minorHAnsi" w:cstheme="minorHAnsi"/>
          <w:sz w:val="24"/>
          <w:szCs w:val="24"/>
        </w:rPr>
        <w:t>,</w:t>
      </w:r>
      <w:r w:rsidR="00145A34" w:rsidRPr="005C4214">
        <w:rPr>
          <w:rFonts w:asciiTheme="minorHAnsi" w:hAnsiTheme="minorHAnsi" w:cstheme="minorHAnsi"/>
          <w:sz w:val="24"/>
          <w:szCs w:val="24"/>
        </w:rPr>
        <w:t xml:space="preserve"> the Will </w:t>
      </w:r>
      <w:r w:rsidRPr="005C4214">
        <w:rPr>
          <w:rFonts w:asciiTheme="minorHAnsi" w:hAnsiTheme="minorHAnsi" w:cstheme="minorHAnsi"/>
          <w:sz w:val="24"/>
          <w:szCs w:val="24"/>
        </w:rPr>
        <w:t xml:space="preserve">of the deceased </w:t>
      </w:r>
      <w:r w:rsidR="00145A34" w:rsidRPr="005C4214">
        <w:rPr>
          <w:rFonts w:asciiTheme="minorHAnsi" w:hAnsiTheme="minorHAnsi" w:cstheme="minorHAnsi"/>
          <w:sz w:val="24"/>
          <w:szCs w:val="24"/>
        </w:rPr>
        <w:t>defines the disposition of assets in the estate</w:t>
      </w:r>
      <w:r w:rsidRPr="005C4214">
        <w:rPr>
          <w:rFonts w:asciiTheme="minorHAnsi" w:hAnsiTheme="minorHAnsi" w:cstheme="minorHAnsi"/>
          <w:sz w:val="24"/>
          <w:szCs w:val="24"/>
        </w:rPr>
        <w:t>.</w:t>
      </w:r>
      <w:r w:rsidR="00145A34" w:rsidRPr="005C4214">
        <w:rPr>
          <w:rFonts w:asciiTheme="minorHAnsi" w:hAnsiTheme="minorHAnsi" w:cstheme="minorHAnsi"/>
          <w:sz w:val="24"/>
          <w:szCs w:val="24"/>
        </w:rPr>
        <w:t xml:space="preserve"> </w:t>
      </w:r>
      <w:r w:rsidRPr="005C4214">
        <w:rPr>
          <w:rFonts w:asciiTheme="minorHAnsi" w:hAnsiTheme="minorHAnsi" w:cstheme="minorHAnsi"/>
          <w:sz w:val="24"/>
          <w:szCs w:val="24"/>
        </w:rPr>
        <w:t xml:space="preserve"> </w:t>
      </w:r>
      <w:r w:rsidR="00145A34" w:rsidRPr="005C4214">
        <w:rPr>
          <w:rFonts w:asciiTheme="minorHAnsi" w:hAnsiTheme="minorHAnsi" w:cstheme="minorHAnsi"/>
          <w:sz w:val="24"/>
          <w:szCs w:val="24"/>
        </w:rPr>
        <w:t>Disposal of personal effects is often included in the Will in very genera</w:t>
      </w:r>
      <w:r w:rsidRPr="005C4214">
        <w:rPr>
          <w:rFonts w:asciiTheme="minorHAnsi" w:hAnsiTheme="minorHAnsi" w:cstheme="minorHAnsi"/>
          <w:sz w:val="24"/>
          <w:szCs w:val="24"/>
        </w:rPr>
        <w:t>l terms (e.g. “everything to my daughter</w:t>
      </w:r>
      <w:r w:rsidR="00145A34" w:rsidRPr="005C4214">
        <w:rPr>
          <w:rFonts w:asciiTheme="minorHAnsi" w:hAnsiTheme="minorHAnsi" w:cstheme="minorHAnsi"/>
          <w:sz w:val="24"/>
          <w:szCs w:val="24"/>
        </w:rPr>
        <w:t xml:space="preserve">”), and the practical aspect of getting rid of unwanted items (e.g. an incomplete tea set) is ignored.  </w:t>
      </w:r>
      <w:r w:rsidR="0058306F" w:rsidRPr="005C4214">
        <w:rPr>
          <w:rFonts w:asciiTheme="minorHAnsi" w:hAnsiTheme="minorHAnsi" w:cstheme="minorHAnsi"/>
          <w:sz w:val="24"/>
          <w:szCs w:val="24"/>
        </w:rPr>
        <w:t>I</w:t>
      </w:r>
      <w:r w:rsidR="00145A34" w:rsidRPr="005C4214">
        <w:rPr>
          <w:rFonts w:asciiTheme="minorHAnsi" w:hAnsiTheme="minorHAnsi" w:cstheme="minorHAnsi"/>
          <w:sz w:val="24"/>
          <w:szCs w:val="24"/>
        </w:rPr>
        <w:t xml:space="preserve">f one or more specific items are left to specific people in the will, </w:t>
      </w:r>
      <w:r w:rsidR="0058306F" w:rsidRPr="005C4214">
        <w:rPr>
          <w:rFonts w:asciiTheme="minorHAnsi" w:hAnsiTheme="minorHAnsi" w:cstheme="minorHAnsi"/>
          <w:sz w:val="24"/>
          <w:szCs w:val="24"/>
        </w:rPr>
        <w:t xml:space="preserve">or if the estate is to be divided equally between beneficiaries, </w:t>
      </w:r>
      <w:r w:rsidR="00145A34" w:rsidRPr="005C4214">
        <w:rPr>
          <w:rFonts w:asciiTheme="minorHAnsi" w:hAnsiTheme="minorHAnsi" w:cstheme="minorHAnsi"/>
          <w:sz w:val="24"/>
          <w:szCs w:val="24"/>
        </w:rPr>
        <w:t xml:space="preserve">the entire estate generally has to be formally valued by the executor, and the belongings in the cottage form part of that estate. </w:t>
      </w:r>
    </w:p>
    <w:p w14:paraId="1847934B" w14:textId="77777777" w:rsidR="0037640C" w:rsidRDefault="0037640C">
      <w:pPr>
        <w:spacing w:after="0" w:line="240" w:lineRule="auto"/>
        <w:rPr>
          <w:rFonts w:asciiTheme="majorHAnsi" w:eastAsiaTheme="majorEastAsia" w:hAnsiTheme="majorHAnsi" w:cstheme="majorBidi"/>
          <w:color w:val="365F91" w:themeColor="accent1" w:themeShade="BF"/>
          <w:sz w:val="32"/>
          <w:szCs w:val="32"/>
        </w:rPr>
      </w:pPr>
      <w:r>
        <w:br w:type="page"/>
      </w:r>
    </w:p>
    <w:p w14:paraId="0CEA6D01" w14:textId="77777777" w:rsidR="0058306F" w:rsidRDefault="0058306F" w:rsidP="0058306F">
      <w:pPr>
        <w:pStyle w:val="Heading1"/>
      </w:pPr>
      <w:r>
        <w:lastRenderedPageBreak/>
        <w:t>Procedure</w:t>
      </w:r>
    </w:p>
    <w:p w14:paraId="18648127" w14:textId="77777777" w:rsidR="0058306F" w:rsidRPr="005C4214" w:rsidRDefault="00145A34" w:rsidP="0058306F">
      <w:pPr>
        <w:rPr>
          <w:rFonts w:cs="Calibri"/>
          <w:color w:val="000000" w:themeColor="text1"/>
        </w:rPr>
      </w:pPr>
      <w:r w:rsidRPr="005C4214">
        <w:rPr>
          <w:rFonts w:cs="Calibri"/>
          <w:color w:val="000000" w:themeColor="text1"/>
        </w:rPr>
        <w:t>In the case of the death of a Resident, the responsibilities as far as moveable items are as follows:</w:t>
      </w:r>
    </w:p>
    <w:p w14:paraId="62BB7B13" w14:textId="77777777" w:rsidR="00145A34" w:rsidRPr="005C4214" w:rsidRDefault="00145A34" w:rsidP="0058306F">
      <w:pPr>
        <w:pStyle w:val="ListParagraph"/>
        <w:numPr>
          <w:ilvl w:val="0"/>
          <w:numId w:val="8"/>
        </w:numPr>
        <w:rPr>
          <w:rFonts w:cs="Calibri"/>
          <w:color w:val="000000" w:themeColor="text1"/>
        </w:rPr>
      </w:pPr>
      <w:r w:rsidRPr="005C4214">
        <w:rPr>
          <w:rFonts w:cs="Calibri"/>
          <w:color w:val="000000" w:themeColor="text1"/>
        </w:rPr>
        <w:t xml:space="preserve">The Resident – During her/his lifetime, the Resident should lodge an envelope with the Park containing: </w:t>
      </w:r>
    </w:p>
    <w:p w14:paraId="4D6D73CC" w14:textId="77777777" w:rsidR="00145A34" w:rsidRPr="005C4214" w:rsidRDefault="00145A34" w:rsidP="00145A34">
      <w:pPr>
        <w:pStyle w:val="ListParagraph"/>
        <w:numPr>
          <w:ilvl w:val="1"/>
          <w:numId w:val="7"/>
        </w:numPr>
        <w:spacing w:after="0" w:line="240" w:lineRule="auto"/>
        <w:contextualSpacing w:val="0"/>
        <w:rPr>
          <w:rFonts w:cs="Calibri"/>
          <w:color w:val="000000" w:themeColor="text1"/>
        </w:rPr>
      </w:pPr>
      <w:r w:rsidRPr="005C4214">
        <w:rPr>
          <w:rFonts w:cs="Calibri"/>
          <w:color w:val="000000" w:themeColor="text1"/>
        </w:rPr>
        <w:t>a copy of her/his Will, and a note specifying where the original can be found</w:t>
      </w:r>
    </w:p>
    <w:p w14:paraId="7B004886" w14:textId="77777777" w:rsidR="00145A34" w:rsidRPr="005C4214" w:rsidRDefault="00145A34" w:rsidP="00145A34">
      <w:pPr>
        <w:pStyle w:val="ListParagraph"/>
        <w:numPr>
          <w:ilvl w:val="1"/>
          <w:numId w:val="7"/>
        </w:numPr>
        <w:spacing w:after="0" w:line="240" w:lineRule="auto"/>
        <w:contextualSpacing w:val="0"/>
        <w:rPr>
          <w:rFonts w:cs="Calibri"/>
          <w:color w:val="000000" w:themeColor="text1"/>
        </w:rPr>
      </w:pPr>
      <w:r w:rsidRPr="005C4214">
        <w:rPr>
          <w:rFonts w:cs="Calibri"/>
          <w:color w:val="000000" w:themeColor="text1"/>
        </w:rPr>
        <w:t>contact details of the designated executor mentioned in the Will</w:t>
      </w:r>
    </w:p>
    <w:p w14:paraId="54EB40B4" w14:textId="77777777" w:rsidR="00145A34" w:rsidRPr="005C4214" w:rsidRDefault="00145A34" w:rsidP="00145A34">
      <w:pPr>
        <w:pStyle w:val="ListParagraph"/>
        <w:numPr>
          <w:ilvl w:val="1"/>
          <w:numId w:val="7"/>
        </w:numPr>
        <w:spacing w:after="0" w:line="240" w:lineRule="auto"/>
        <w:contextualSpacing w:val="0"/>
        <w:rPr>
          <w:rFonts w:cs="Calibri"/>
          <w:color w:val="000000" w:themeColor="text1"/>
        </w:rPr>
      </w:pPr>
      <w:r w:rsidRPr="005C4214">
        <w:rPr>
          <w:rFonts w:cs="Calibri"/>
          <w:color w:val="000000" w:themeColor="text1"/>
        </w:rPr>
        <w:t xml:space="preserve">contact details of a designated family member who will act for the estate until the executor has been appointed, and </w:t>
      </w:r>
    </w:p>
    <w:p w14:paraId="601E1553" w14:textId="42A475D7" w:rsidR="007550CC" w:rsidRPr="0037640C" w:rsidRDefault="00145A34" w:rsidP="0037640C">
      <w:pPr>
        <w:pStyle w:val="ListParagraph"/>
        <w:numPr>
          <w:ilvl w:val="1"/>
          <w:numId w:val="7"/>
        </w:numPr>
        <w:spacing w:after="0" w:line="240" w:lineRule="auto"/>
        <w:contextualSpacing w:val="0"/>
        <w:rPr>
          <w:rFonts w:cs="Calibri"/>
          <w:color w:val="000000" w:themeColor="text1"/>
        </w:rPr>
      </w:pPr>
      <w:proofErr w:type="gramStart"/>
      <w:r w:rsidRPr="005C4214">
        <w:rPr>
          <w:rFonts w:cs="Calibri"/>
          <w:color w:val="000000" w:themeColor="text1"/>
        </w:rPr>
        <w:t>a</w:t>
      </w:r>
      <w:proofErr w:type="gramEnd"/>
      <w:r w:rsidRPr="005C4214">
        <w:rPr>
          <w:rFonts w:cs="Calibri"/>
          <w:color w:val="000000" w:themeColor="text1"/>
        </w:rPr>
        <w:t xml:space="preserve"> letter to the family member recording any informal instructions concerning disposition of assets </w:t>
      </w:r>
      <w:ins w:id="6" w:author="Charles" w:date="2019-11-14T11:01:00Z">
        <w:r w:rsidR="00411566">
          <w:rPr>
            <w:rFonts w:cs="Calibri"/>
            <w:color w:val="000000" w:themeColor="text1"/>
          </w:rPr>
          <w:t>and personal belongings.</w:t>
        </w:r>
      </w:ins>
      <w:del w:id="7" w:author="Charles" w:date="2019-11-14T11:01:00Z">
        <w:r w:rsidRPr="005C4214">
          <w:rPr>
            <w:rFonts w:cs="Calibri"/>
            <w:color w:val="000000" w:themeColor="text1"/>
          </w:rPr>
          <w:delText xml:space="preserve">e.g. “My wedding ring must go to my granddaughter” or “My lounge suite is to be donated to Settlers Park”. </w:delText>
        </w:r>
      </w:del>
    </w:p>
    <w:p w14:paraId="7D250C7B" w14:textId="77777777" w:rsidR="00D41FCE" w:rsidRPr="005C4214" w:rsidRDefault="00D41FCE" w:rsidP="00145A34">
      <w:pPr>
        <w:pStyle w:val="ListParagraph"/>
        <w:numPr>
          <w:ilvl w:val="0"/>
          <w:numId w:val="7"/>
        </w:numPr>
        <w:spacing w:after="0" w:line="240" w:lineRule="auto"/>
        <w:contextualSpacing w:val="0"/>
        <w:rPr>
          <w:rFonts w:cs="Calibri"/>
          <w:color w:val="000000" w:themeColor="text1"/>
        </w:rPr>
      </w:pPr>
      <w:r w:rsidRPr="005C4214">
        <w:rPr>
          <w:rFonts w:cs="Calibri"/>
          <w:color w:val="000000" w:themeColor="text1"/>
        </w:rPr>
        <w:t>Settlers Park:</w:t>
      </w:r>
    </w:p>
    <w:p w14:paraId="115CCA24" w14:textId="77777777" w:rsidR="00D41FCE" w:rsidRPr="005C4214" w:rsidRDefault="00145A34" w:rsidP="00D41FCE">
      <w:pPr>
        <w:pStyle w:val="ListParagraph"/>
        <w:numPr>
          <w:ilvl w:val="1"/>
          <w:numId w:val="7"/>
        </w:numPr>
        <w:spacing w:after="0" w:line="240" w:lineRule="auto"/>
        <w:contextualSpacing w:val="0"/>
        <w:rPr>
          <w:rFonts w:cs="Calibri"/>
          <w:color w:val="000000" w:themeColor="text1"/>
        </w:rPr>
      </w:pPr>
      <w:r w:rsidRPr="005C4214">
        <w:rPr>
          <w:rFonts w:cs="Calibri"/>
          <w:color w:val="000000" w:themeColor="text1"/>
        </w:rPr>
        <w:t xml:space="preserve">Secure the assets of the deceased.  The cottage should be locked and, if it is possible that other people may have access to keys, the locks must be changed.  </w:t>
      </w:r>
    </w:p>
    <w:p w14:paraId="2FC37982" w14:textId="77777777" w:rsidR="00947BAD" w:rsidRPr="005C4214" w:rsidRDefault="00145A34" w:rsidP="002B21E1">
      <w:pPr>
        <w:pStyle w:val="ListParagraph"/>
        <w:numPr>
          <w:ilvl w:val="1"/>
          <w:numId w:val="7"/>
        </w:numPr>
        <w:spacing w:after="0" w:line="240" w:lineRule="auto"/>
        <w:contextualSpacing w:val="0"/>
        <w:jc w:val="both"/>
        <w:rPr>
          <w:rFonts w:asciiTheme="minorHAnsi" w:hAnsiTheme="minorHAnsi" w:cstheme="minorHAnsi"/>
          <w:color w:val="000000" w:themeColor="text1"/>
          <w:sz w:val="24"/>
          <w:szCs w:val="24"/>
        </w:rPr>
      </w:pPr>
      <w:r w:rsidRPr="005C4214">
        <w:rPr>
          <w:rFonts w:cs="Calibri"/>
          <w:color w:val="000000" w:themeColor="text1"/>
        </w:rPr>
        <w:t xml:space="preserve">Notify the designated executor and family member (as listed in our records and/or identified in the envelope) of the death of the Resident and the rules regarding the disposition of assets.  </w:t>
      </w:r>
    </w:p>
    <w:p w14:paraId="79192D11" w14:textId="30C2C02D" w:rsidR="00947BAD" w:rsidRPr="005C4214" w:rsidRDefault="00145A34" w:rsidP="002B21E1">
      <w:pPr>
        <w:pStyle w:val="ListParagraph"/>
        <w:numPr>
          <w:ilvl w:val="1"/>
          <w:numId w:val="7"/>
        </w:numPr>
        <w:spacing w:after="0" w:line="240" w:lineRule="auto"/>
        <w:contextualSpacing w:val="0"/>
        <w:jc w:val="both"/>
        <w:rPr>
          <w:rFonts w:asciiTheme="minorHAnsi" w:hAnsiTheme="minorHAnsi" w:cstheme="minorHAnsi"/>
          <w:color w:val="000000" w:themeColor="text1"/>
          <w:sz w:val="24"/>
          <w:szCs w:val="24"/>
        </w:rPr>
      </w:pPr>
      <w:r w:rsidRPr="005C4214">
        <w:rPr>
          <w:rFonts w:cs="Calibri"/>
          <w:color w:val="000000" w:themeColor="text1"/>
        </w:rPr>
        <w:t>Identify items mentioned specifically in the will (or other written instructions from the Resident or her/his family) and secure them for the designated family representative or, failing her/him, the Executor of the deceased estate (when appointed).  This could be a few selected items or the entire house</w:t>
      </w:r>
      <w:r w:rsidR="006F1332" w:rsidRPr="005C4214">
        <w:rPr>
          <w:rFonts w:cs="Calibri"/>
          <w:color w:val="000000" w:themeColor="text1"/>
        </w:rPr>
        <w:t>hold, including broken or unwanted items</w:t>
      </w:r>
      <w:r w:rsidRPr="005C4214">
        <w:rPr>
          <w:rFonts w:cs="Calibri"/>
          <w:color w:val="000000" w:themeColor="text1"/>
        </w:rPr>
        <w:t xml:space="preserve">.  If the disposition of these items </w:t>
      </w:r>
      <w:ins w:id="8" w:author="Charles" w:date="2019-11-14T11:01:00Z">
        <w:r w:rsidR="00411566">
          <w:rPr>
            <w:rFonts w:cs="Calibri"/>
            <w:color w:val="000000" w:themeColor="text1"/>
          </w:rPr>
          <w:t>takes</w:t>
        </w:r>
      </w:ins>
      <w:del w:id="9" w:author="Charles" w:date="2019-11-14T11:01:00Z">
        <w:r w:rsidRPr="005C4214">
          <w:rPr>
            <w:rFonts w:cs="Calibri"/>
            <w:color w:val="000000" w:themeColor="text1"/>
          </w:rPr>
          <w:delText>will take</w:delText>
        </w:r>
      </w:del>
      <w:r w:rsidRPr="005C4214">
        <w:rPr>
          <w:rFonts w:cs="Calibri"/>
          <w:color w:val="000000" w:themeColor="text1"/>
        </w:rPr>
        <w:t xml:space="preserve"> more </w:t>
      </w:r>
      <w:del w:id="10" w:author="Charles" w:date="2019-11-14T11:01:00Z">
        <w:r w:rsidRPr="005C4214">
          <w:rPr>
            <w:rFonts w:cs="Calibri"/>
            <w:color w:val="000000" w:themeColor="text1"/>
          </w:rPr>
          <w:delText>t</w:delText>
        </w:r>
        <w:r w:rsidR="006F1332" w:rsidRPr="005C4214">
          <w:rPr>
            <w:rFonts w:cs="Calibri"/>
            <w:color w:val="000000" w:themeColor="text1"/>
          </w:rPr>
          <w:delText xml:space="preserve">ime </w:delText>
        </w:r>
      </w:del>
      <w:r w:rsidR="006F1332" w:rsidRPr="005C4214">
        <w:rPr>
          <w:rFonts w:cs="Calibri"/>
          <w:color w:val="000000" w:themeColor="text1"/>
        </w:rPr>
        <w:t xml:space="preserve">than </w:t>
      </w:r>
      <w:ins w:id="11" w:author="Charles" w:date="2019-11-14T11:01:00Z">
        <w:r w:rsidR="00411566">
          <w:rPr>
            <w:rFonts w:cs="Calibri"/>
            <w:color w:val="000000" w:themeColor="text1"/>
          </w:rPr>
          <w:t>30 of vacating days</w:t>
        </w:r>
      </w:ins>
      <w:del w:id="12" w:author="Charles" w:date="2019-11-14T11:01:00Z">
        <w:r w:rsidR="006F1332" w:rsidRPr="005C4214">
          <w:rPr>
            <w:rFonts w:cs="Calibri"/>
            <w:color w:val="000000" w:themeColor="text1"/>
          </w:rPr>
          <w:delText>is covered by the recent levy payment</w:delText>
        </w:r>
      </w:del>
      <w:r w:rsidR="006F1332" w:rsidRPr="005C4214">
        <w:rPr>
          <w:rFonts w:cs="Calibri"/>
          <w:color w:val="000000" w:themeColor="text1"/>
        </w:rPr>
        <w:t xml:space="preserve">, </w:t>
      </w:r>
      <w:r w:rsidR="009C5A08" w:rsidRPr="005C4214">
        <w:rPr>
          <w:rFonts w:cs="Calibri"/>
          <w:color w:val="000000" w:themeColor="text1"/>
        </w:rPr>
        <w:t>then the Park will</w:t>
      </w:r>
      <w:r w:rsidRPr="005C4214">
        <w:rPr>
          <w:rFonts w:cs="Calibri"/>
          <w:color w:val="000000" w:themeColor="text1"/>
        </w:rPr>
        <w:t xml:space="preserve"> move them to a safe place - a store room, or a commercial storage facility at the cost of the Life Right residual value, or the estate.  </w:t>
      </w:r>
    </w:p>
    <w:p w14:paraId="55E2D1E5" w14:textId="5170A348" w:rsidR="00D41FCE" w:rsidRPr="005C4214" w:rsidRDefault="00947BAD" w:rsidP="002B21E1">
      <w:pPr>
        <w:pStyle w:val="ListParagraph"/>
        <w:numPr>
          <w:ilvl w:val="1"/>
          <w:numId w:val="7"/>
        </w:numPr>
        <w:spacing w:after="0" w:line="240" w:lineRule="auto"/>
        <w:contextualSpacing w:val="0"/>
        <w:jc w:val="both"/>
        <w:rPr>
          <w:rFonts w:asciiTheme="minorHAnsi" w:hAnsiTheme="minorHAnsi" w:cstheme="minorHAnsi"/>
        </w:rPr>
      </w:pPr>
      <w:r w:rsidRPr="005C4214">
        <w:rPr>
          <w:rFonts w:asciiTheme="minorHAnsi" w:hAnsiTheme="minorHAnsi" w:cstheme="minorHAnsi"/>
        </w:rPr>
        <w:t>Anything that may need to be disposed of/thrown away can be done by the Park on the Residents’ behalf.  This may incur a fee depending on the volume of goods as it may be necessary</w:t>
      </w:r>
      <w:ins w:id="13" w:author="Charles" w:date="2019-11-14T11:01:00Z">
        <w:r w:rsidR="00F13BC5">
          <w:rPr>
            <w:rFonts w:asciiTheme="minorHAnsi" w:hAnsiTheme="minorHAnsi" w:cstheme="minorHAnsi"/>
          </w:rPr>
          <w:t>. As the</w:t>
        </w:r>
      </w:ins>
      <w:del w:id="14" w:author="Charles" w:date="2019-11-14T11:01:00Z">
        <w:r w:rsidRPr="005C4214">
          <w:rPr>
            <w:rFonts w:asciiTheme="minorHAnsi" w:hAnsiTheme="minorHAnsi" w:cstheme="minorHAnsi"/>
          </w:rPr>
          <w:delText xml:space="preserve"> to bring in our</w:delText>
        </w:r>
      </w:del>
      <w:r w:rsidRPr="005C4214">
        <w:rPr>
          <w:rFonts w:asciiTheme="minorHAnsi" w:hAnsiTheme="minorHAnsi" w:cstheme="minorHAnsi"/>
        </w:rPr>
        <w:t xml:space="preserve"> cottage </w:t>
      </w:r>
      <w:ins w:id="15" w:author="Charles" w:date="2019-11-14T11:01:00Z">
        <w:r w:rsidR="00F13BC5">
          <w:rPr>
            <w:rFonts w:asciiTheme="minorHAnsi" w:hAnsiTheme="minorHAnsi" w:cstheme="minorHAnsi"/>
          </w:rPr>
          <w:t xml:space="preserve">is to be refurbished there will be no </w:t>
        </w:r>
      </w:ins>
      <w:del w:id="16" w:author="Charles" w:date="2019-11-14T11:01:00Z">
        <w:r w:rsidRPr="005C4214">
          <w:rPr>
            <w:rFonts w:asciiTheme="minorHAnsi" w:hAnsiTheme="minorHAnsi" w:cstheme="minorHAnsi"/>
          </w:rPr>
          <w:delText>organising/</w:delText>
        </w:r>
      </w:del>
      <w:r w:rsidRPr="005C4214">
        <w:rPr>
          <w:rFonts w:asciiTheme="minorHAnsi" w:hAnsiTheme="minorHAnsi" w:cstheme="minorHAnsi"/>
        </w:rPr>
        <w:t xml:space="preserve">cleaning </w:t>
      </w:r>
      <w:ins w:id="17" w:author="Charles" w:date="2019-11-14T11:01:00Z">
        <w:r w:rsidR="00F13BC5">
          <w:rPr>
            <w:rFonts w:asciiTheme="minorHAnsi" w:hAnsiTheme="minorHAnsi" w:cstheme="minorHAnsi"/>
          </w:rPr>
          <w:t>costs</w:t>
        </w:r>
      </w:ins>
      <w:del w:id="18" w:author="Charles" w:date="2019-11-14T11:01:00Z">
        <w:r w:rsidRPr="005C4214">
          <w:rPr>
            <w:rFonts w:asciiTheme="minorHAnsi" w:hAnsiTheme="minorHAnsi" w:cstheme="minorHAnsi"/>
          </w:rPr>
          <w:delText>team or another contractor</w:delText>
        </w:r>
      </w:del>
      <w:r w:rsidRPr="005C4214">
        <w:rPr>
          <w:rFonts w:asciiTheme="minorHAnsi" w:hAnsiTheme="minorHAnsi" w:cstheme="minorHAnsi"/>
        </w:rPr>
        <w:t>.</w:t>
      </w:r>
    </w:p>
    <w:p w14:paraId="799B2D9B" w14:textId="77777777" w:rsidR="00D41FCE" w:rsidRPr="005C4214" w:rsidRDefault="00D41FCE" w:rsidP="00D41FCE">
      <w:pPr>
        <w:pStyle w:val="ListParagraph"/>
        <w:numPr>
          <w:ilvl w:val="0"/>
          <w:numId w:val="7"/>
        </w:numPr>
        <w:spacing w:after="0" w:line="240" w:lineRule="auto"/>
        <w:contextualSpacing w:val="0"/>
        <w:rPr>
          <w:rFonts w:cs="Calibri"/>
          <w:color w:val="000000" w:themeColor="text1"/>
        </w:rPr>
      </w:pPr>
      <w:r w:rsidRPr="005C4214">
        <w:rPr>
          <w:rFonts w:cs="Calibri"/>
          <w:color w:val="000000" w:themeColor="text1"/>
        </w:rPr>
        <w:t>The family member should:</w:t>
      </w:r>
    </w:p>
    <w:p w14:paraId="51319755" w14:textId="6934DA9E" w:rsidR="00D41FCE" w:rsidRPr="005C4214" w:rsidRDefault="00D41FCE" w:rsidP="00D41FCE">
      <w:pPr>
        <w:pStyle w:val="ListParagraph"/>
        <w:numPr>
          <w:ilvl w:val="1"/>
          <w:numId w:val="7"/>
        </w:numPr>
        <w:spacing w:after="0" w:line="240" w:lineRule="auto"/>
        <w:contextualSpacing w:val="0"/>
        <w:rPr>
          <w:rFonts w:cs="Calibri"/>
          <w:color w:val="000000" w:themeColor="text1"/>
        </w:rPr>
      </w:pPr>
      <w:r w:rsidRPr="005C4214">
        <w:rPr>
          <w:rFonts w:cs="Calibri"/>
          <w:color w:val="000000" w:themeColor="text1"/>
        </w:rPr>
        <w:t>Establish what should happen to the remaining assets.  Instructions to the Park must be in written form</w:t>
      </w:r>
      <w:r w:rsidR="00145A34" w:rsidRPr="005C4214">
        <w:rPr>
          <w:rFonts w:cs="Calibri"/>
          <w:color w:val="000000" w:themeColor="text1"/>
        </w:rPr>
        <w:t xml:space="preserve"> on what to do, including giving some or all of the remainder to the Trust</w:t>
      </w:r>
      <w:ins w:id="19" w:author="Charles" w:date="2019-11-14T11:01:00Z">
        <w:r w:rsidR="001E39F3">
          <w:rPr>
            <w:rFonts w:cs="Calibri"/>
            <w:color w:val="000000" w:themeColor="text1"/>
          </w:rPr>
          <w:t>.</w:t>
        </w:r>
      </w:ins>
      <w:del w:id="20" w:author="Charles" w:date="2019-11-14T11:01:00Z">
        <w:r w:rsidR="006F1332" w:rsidRPr="005C4214">
          <w:rPr>
            <w:rFonts w:cs="Calibri"/>
            <w:color w:val="000000" w:themeColor="text1"/>
          </w:rPr>
          <w:delText xml:space="preserve"> or other beneficiary</w:delText>
        </w:r>
        <w:r w:rsidR="00145A34" w:rsidRPr="005C4214">
          <w:rPr>
            <w:rFonts w:cs="Calibri"/>
            <w:color w:val="000000" w:themeColor="text1"/>
          </w:rPr>
          <w:delText>.</w:delText>
        </w:r>
      </w:del>
      <w:r w:rsidR="00145A34" w:rsidRPr="005C4214">
        <w:rPr>
          <w:rFonts w:cs="Calibri"/>
          <w:color w:val="000000" w:themeColor="text1"/>
        </w:rPr>
        <w:t xml:space="preserve">  </w:t>
      </w:r>
      <w:r w:rsidR="009C5A08" w:rsidRPr="005C4214">
        <w:rPr>
          <w:rFonts w:cs="Calibri"/>
          <w:color w:val="000000" w:themeColor="text1"/>
        </w:rPr>
        <w:t>A sample form that may be useful is available from Settlers Park Reception.</w:t>
      </w:r>
    </w:p>
    <w:p w14:paraId="768773D0" w14:textId="12FC2992" w:rsidR="00D41FCE" w:rsidRPr="005C4214" w:rsidRDefault="00145A34" w:rsidP="00D41FCE">
      <w:pPr>
        <w:pStyle w:val="ListParagraph"/>
        <w:numPr>
          <w:ilvl w:val="1"/>
          <w:numId w:val="7"/>
        </w:numPr>
        <w:spacing w:after="0" w:line="240" w:lineRule="auto"/>
        <w:contextualSpacing w:val="0"/>
        <w:rPr>
          <w:ins w:id="21" w:author="Rob Crothall" w:date="2019-11-14T11:01:00Z"/>
          <w:rFonts w:cs="Calibri"/>
          <w:color w:val="000000" w:themeColor="text1"/>
        </w:rPr>
      </w:pPr>
      <w:r w:rsidRPr="005C4214">
        <w:rPr>
          <w:rFonts w:cs="Calibri"/>
          <w:color w:val="000000" w:themeColor="text1"/>
        </w:rPr>
        <w:t xml:space="preserve">Some specific items may have a price attached that the family </w:t>
      </w:r>
      <w:proofErr w:type="gramStart"/>
      <w:r w:rsidRPr="005C4214">
        <w:rPr>
          <w:rFonts w:cs="Calibri"/>
          <w:color w:val="000000" w:themeColor="text1"/>
        </w:rPr>
        <w:t>wants</w:t>
      </w:r>
      <w:ins w:id="22" w:author="Charles" w:date="2019-11-14T11:01:00Z">
        <w:r w:rsidR="00411566">
          <w:rPr>
            <w:rFonts w:cs="Calibri"/>
            <w:color w:val="000000" w:themeColor="text1"/>
          </w:rPr>
          <w:t>,</w:t>
        </w:r>
        <w:proofErr w:type="gramEnd"/>
        <w:r w:rsidR="00EB3B2A">
          <w:rPr>
            <w:rFonts w:cs="Calibri"/>
            <w:color w:val="000000" w:themeColor="text1"/>
          </w:rPr>
          <w:t xml:space="preserve"> </w:t>
        </w:r>
        <w:r w:rsidR="00411566">
          <w:rPr>
            <w:rFonts w:cs="Calibri"/>
            <w:color w:val="000000" w:themeColor="text1"/>
          </w:rPr>
          <w:t>if so</w:t>
        </w:r>
      </w:ins>
      <w:del w:id="23" w:author="Charles" w:date="2019-11-14T11:01:00Z">
        <w:r w:rsidRPr="005C4214">
          <w:rPr>
            <w:rFonts w:cs="Calibri"/>
            <w:color w:val="000000" w:themeColor="text1"/>
          </w:rPr>
          <w:delText xml:space="preserve"> (e.g. R3000 for</w:delText>
        </w:r>
      </w:del>
      <w:r w:rsidRPr="005C4214">
        <w:rPr>
          <w:rFonts w:cs="Calibri"/>
          <w:color w:val="000000" w:themeColor="text1"/>
        </w:rPr>
        <w:t xml:space="preserve"> the </w:t>
      </w:r>
      <w:ins w:id="24" w:author="Charles" w:date="2019-11-14T11:01:00Z">
        <w:r w:rsidR="00411566">
          <w:rPr>
            <w:rFonts w:cs="Calibri"/>
            <w:color w:val="000000" w:themeColor="text1"/>
          </w:rPr>
          <w:t>price must be specified.</w:t>
        </w:r>
      </w:ins>
      <w:del w:id="25" w:author="Charles" w:date="2019-11-14T11:01:00Z">
        <w:r w:rsidRPr="005C4214">
          <w:rPr>
            <w:rFonts w:cs="Calibri"/>
            <w:color w:val="000000" w:themeColor="text1"/>
          </w:rPr>
          <w:delText>lounge suite) –</w:delText>
        </w:r>
      </w:del>
      <w:r w:rsidRPr="005C4214">
        <w:rPr>
          <w:rFonts w:cs="Calibri"/>
          <w:color w:val="000000" w:themeColor="text1"/>
        </w:rPr>
        <w:t xml:space="preserve"> </w:t>
      </w:r>
      <w:proofErr w:type="gramStart"/>
      <w:r w:rsidRPr="005C4214">
        <w:rPr>
          <w:rFonts w:cs="Calibri"/>
          <w:color w:val="000000" w:themeColor="text1"/>
        </w:rPr>
        <w:t>the</w:t>
      </w:r>
      <w:proofErr w:type="gramEnd"/>
      <w:r w:rsidRPr="005C4214">
        <w:rPr>
          <w:rFonts w:cs="Calibri"/>
          <w:color w:val="000000" w:themeColor="text1"/>
        </w:rPr>
        <w:t xml:space="preserve"> Trust will decide if they want those items in the Trust Shop or if the items should be sent to a dealer. </w:t>
      </w:r>
      <w:ins w:id="26" w:author="Charles" w:date="2019-11-14T11:01:00Z">
        <w:r w:rsidR="00142E6C">
          <w:rPr>
            <w:rFonts w:cs="Calibri"/>
            <w:color w:val="000000" w:themeColor="text1"/>
          </w:rPr>
          <w:t>The proceeds to o the he nominated beneficiaries.</w:t>
        </w:r>
      </w:ins>
      <w:ins w:id="27" w:author="Rob Crothall" w:date="2019-11-14T11:01:00Z">
        <w:r w:rsidRPr="005C4214">
          <w:rPr>
            <w:rFonts w:cs="Calibri"/>
            <w:color w:val="000000" w:themeColor="text1"/>
          </w:rPr>
          <w:t xml:space="preserve"> </w:t>
        </w:r>
      </w:ins>
      <w:ins w:id="28" w:author="Tricia" w:date="2019-11-14T08:08:00Z">
        <w:r w:rsidR="006A7393">
          <w:rPr>
            <w:rFonts w:cs="Calibri"/>
            <w:color w:val="000000" w:themeColor="text1"/>
          </w:rPr>
          <w:t xml:space="preserve">An upfront agreement between the Trust and the family should be in place whereby </w:t>
        </w:r>
      </w:ins>
      <w:ins w:id="29" w:author="Rob Crothall" w:date="2019-11-14T11:01:00Z">
        <w:r w:rsidR="00895FFA">
          <w:rPr>
            <w:rFonts w:cs="Calibri"/>
            <w:color w:val="000000" w:themeColor="text1"/>
          </w:rPr>
          <w:t>i</w:t>
        </w:r>
      </w:ins>
      <w:ins w:id="30" w:author="Tricia" w:date="2019-11-14T08:08:00Z">
        <w:r w:rsidR="006A7393">
          <w:rPr>
            <w:rFonts w:cs="Calibri"/>
            <w:color w:val="000000" w:themeColor="text1"/>
          </w:rPr>
          <w:t xml:space="preserve">f the item on sale in the Trust Shop does not </w:t>
        </w:r>
        <w:proofErr w:type="spellStart"/>
        <w:r w:rsidR="006A7393">
          <w:rPr>
            <w:rFonts w:cs="Calibri"/>
            <w:color w:val="000000" w:themeColor="text1"/>
          </w:rPr>
          <w:t>realise</w:t>
        </w:r>
        <w:proofErr w:type="spellEnd"/>
        <w:r w:rsidR="006A7393">
          <w:rPr>
            <w:rFonts w:cs="Calibri"/>
            <w:color w:val="000000" w:themeColor="text1"/>
          </w:rPr>
          <w:t xml:space="preserve"> the price asked for</w:t>
        </w:r>
      </w:ins>
      <w:ins w:id="31" w:author="Horace" w:date="2019-11-14T08:20:00Z">
        <w:r w:rsidR="00BC1BCC">
          <w:rPr>
            <w:rFonts w:cs="Calibri"/>
            <w:color w:val="000000" w:themeColor="text1"/>
          </w:rPr>
          <w:t>;</w:t>
        </w:r>
      </w:ins>
      <w:ins w:id="32" w:author="Tricia" w:date="2019-11-14T08:08:00Z">
        <w:r w:rsidR="006A7393">
          <w:rPr>
            <w:rFonts w:cs="Calibri"/>
            <w:color w:val="000000" w:themeColor="text1"/>
          </w:rPr>
          <w:t xml:space="preserve"> the Trust may reduce the price to suit.</w:t>
        </w:r>
      </w:ins>
    </w:p>
    <w:p w14:paraId="3A02C0C5" w14:textId="77777777" w:rsidR="00BC1BCC" w:rsidRPr="006A7393" w:rsidRDefault="00BC1BCC" w:rsidP="00D41FCE">
      <w:pPr>
        <w:pStyle w:val="ListParagraph"/>
        <w:numPr>
          <w:ilvl w:val="1"/>
          <w:numId w:val="7"/>
        </w:numPr>
        <w:spacing w:after="0" w:line="240" w:lineRule="auto"/>
        <w:contextualSpacing w:val="0"/>
        <w:rPr>
          <w:ins w:id="33" w:author="Horace" w:date="2019-11-14T08:20:00Z"/>
          <w:rFonts w:cs="Calibri"/>
          <w:color w:val="000000" w:themeColor="text1"/>
        </w:rPr>
      </w:pPr>
      <w:ins w:id="34" w:author="Horace" w:date="2019-11-14T08:20:00Z">
        <w:r>
          <w:rPr>
            <w:rFonts w:cs="Calibri"/>
            <w:color w:val="000000" w:themeColor="text1"/>
          </w:rPr>
          <w:t xml:space="preserve">If the item remains unsold for a period in excess of 6 months, the family must either remove the item at cost OR donate it to the Trust to attempt to dispose of </w:t>
        </w:r>
        <w:r w:rsidR="00A72EB9">
          <w:rPr>
            <w:rFonts w:cs="Calibri"/>
            <w:color w:val="000000" w:themeColor="text1"/>
          </w:rPr>
          <w:t xml:space="preserve">it at their discretion.  </w:t>
        </w:r>
      </w:ins>
    </w:p>
    <w:p w14:paraId="4572EDE5" w14:textId="77777777" w:rsidR="00145A34" w:rsidRPr="005C4214" w:rsidRDefault="00145A34" w:rsidP="00D41FCE">
      <w:pPr>
        <w:pStyle w:val="ListParagraph"/>
        <w:numPr>
          <w:ilvl w:val="1"/>
          <w:numId w:val="7"/>
        </w:numPr>
        <w:spacing w:after="0" w:line="240" w:lineRule="auto"/>
        <w:contextualSpacing w:val="0"/>
        <w:rPr>
          <w:rFonts w:cs="Calibri"/>
          <w:color w:val="000000" w:themeColor="text1"/>
        </w:rPr>
      </w:pPr>
      <w:r w:rsidRPr="005C4214">
        <w:rPr>
          <w:rFonts w:cs="Calibri"/>
          <w:color w:val="000000" w:themeColor="text1"/>
        </w:rPr>
        <w:t>The estate, or the residual Life Right, will be responsible for all costs associated with the packing, moving, and storing of goods from the cottage, and additional month</w:t>
      </w:r>
      <w:r w:rsidR="006F1332" w:rsidRPr="005C4214">
        <w:rPr>
          <w:rFonts w:cs="Calibri"/>
          <w:color w:val="000000" w:themeColor="text1"/>
        </w:rPr>
        <w:t>(s)</w:t>
      </w:r>
      <w:r w:rsidRPr="005C4214">
        <w:rPr>
          <w:rFonts w:cs="Calibri"/>
          <w:color w:val="000000" w:themeColor="text1"/>
        </w:rPr>
        <w:t xml:space="preserve"> of levy if required</w:t>
      </w:r>
      <w:r w:rsidR="00D41FCE" w:rsidRPr="005C4214">
        <w:rPr>
          <w:rFonts w:cs="Calibri"/>
          <w:color w:val="000000" w:themeColor="text1"/>
        </w:rPr>
        <w:t xml:space="preserve"> in order to handle the disposition of goods</w:t>
      </w:r>
      <w:r w:rsidRPr="005C4214">
        <w:rPr>
          <w:rFonts w:cs="Calibri"/>
          <w:color w:val="000000" w:themeColor="text1"/>
        </w:rPr>
        <w:t>.</w:t>
      </w:r>
    </w:p>
    <w:p w14:paraId="6ED37D09" w14:textId="77777777" w:rsidR="00411566" w:rsidRPr="005C4214" w:rsidRDefault="00411566" w:rsidP="00D41FCE">
      <w:pPr>
        <w:pStyle w:val="ListParagraph"/>
        <w:numPr>
          <w:ilvl w:val="1"/>
          <w:numId w:val="7"/>
        </w:numPr>
        <w:spacing w:after="0" w:line="240" w:lineRule="auto"/>
        <w:contextualSpacing w:val="0"/>
        <w:rPr>
          <w:ins w:id="35" w:author="Charles" w:date="2019-11-14T11:01:00Z"/>
          <w:rFonts w:cs="Calibri"/>
          <w:color w:val="000000" w:themeColor="text1"/>
        </w:rPr>
      </w:pPr>
      <w:ins w:id="36" w:author="Charles" w:date="2019-11-14T11:01:00Z">
        <w:r>
          <w:rPr>
            <w:rFonts w:cs="Calibri"/>
            <w:color w:val="000000" w:themeColor="text1"/>
          </w:rPr>
          <w:lastRenderedPageBreak/>
          <w:t xml:space="preserve">If the item remains unsold for a period in excess of 6 </w:t>
        </w:r>
        <w:proofErr w:type="gramStart"/>
        <w:r>
          <w:rPr>
            <w:rFonts w:cs="Calibri"/>
            <w:color w:val="000000" w:themeColor="text1"/>
          </w:rPr>
          <w:t>months ,</w:t>
        </w:r>
        <w:proofErr w:type="gramEnd"/>
        <w:r>
          <w:rPr>
            <w:rFonts w:cs="Calibri"/>
            <w:color w:val="000000" w:themeColor="text1"/>
          </w:rPr>
          <w:t xml:space="preserve"> the family </w:t>
        </w:r>
        <w:r w:rsidR="00EB3B2A">
          <w:rPr>
            <w:rFonts w:cs="Calibri"/>
            <w:color w:val="000000" w:themeColor="text1"/>
          </w:rPr>
          <w:t xml:space="preserve">must donate them to the Trust to dispose of them at their discretion. </w:t>
        </w:r>
      </w:ins>
    </w:p>
    <w:p w14:paraId="4270A88C" w14:textId="77777777" w:rsidR="0096190E" w:rsidRPr="0096190E" w:rsidRDefault="00145A34" w:rsidP="009A36B2">
      <w:pPr>
        <w:pStyle w:val="ListParagraph"/>
        <w:numPr>
          <w:ilvl w:val="0"/>
          <w:numId w:val="7"/>
        </w:numPr>
        <w:spacing w:after="0" w:line="240" w:lineRule="auto"/>
        <w:contextualSpacing w:val="0"/>
        <w:rPr>
          <w:ins w:id="37" w:author="Charles" w:date="2019-11-14T11:01:00Z"/>
          <w:rFonts w:asciiTheme="minorHAnsi" w:hAnsiTheme="minorHAnsi" w:cstheme="minorHAnsi"/>
          <w:sz w:val="24"/>
          <w:szCs w:val="24"/>
        </w:rPr>
      </w:pPr>
      <w:r w:rsidRPr="005C4214">
        <w:rPr>
          <w:rFonts w:cs="Calibri"/>
          <w:color w:val="000000" w:themeColor="text1"/>
        </w:rPr>
        <w:t xml:space="preserve">SP Trust – On advice from the Park, </w:t>
      </w:r>
      <w:r w:rsidR="009A36B2" w:rsidRPr="005C4214">
        <w:rPr>
          <w:rFonts w:cs="Calibri"/>
          <w:color w:val="000000" w:themeColor="text1"/>
        </w:rPr>
        <w:t>the Trust will designate a delivery address for the goods that have been donated to them.</w:t>
      </w:r>
      <w:r w:rsidR="009A36B2" w:rsidRPr="005C4214">
        <w:rPr>
          <w:rFonts w:asciiTheme="minorHAnsi" w:hAnsiTheme="minorHAnsi" w:cstheme="minorHAnsi"/>
          <w:color w:val="000000" w:themeColor="text1"/>
        </w:rPr>
        <w:t xml:space="preserve">  </w:t>
      </w:r>
      <w:r w:rsidR="005C4214">
        <w:rPr>
          <w:rFonts w:asciiTheme="minorHAnsi" w:hAnsiTheme="minorHAnsi" w:cstheme="minorHAnsi"/>
          <w:color w:val="000000" w:themeColor="text1"/>
        </w:rPr>
        <w:t>The family, or a</w:t>
      </w:r>
      <w:r w:rsidR="009A36B2" w:rsidRPr="005C4214">
        <w:rPr>
          <w:rFonts w:asciiTheme="minorHAnsi" w:hAnsiTheme="minorHAnsi" w:cstheme="minorHAnsi"/>
          <w:color w:val="000000" w:themeColor="text1"/>
        </w:rPr>
        <w:t xml:space="preserve"> contractor</w:t>
      </w:r>
      <w:r w:rsidR="005C4214">
        <w:rPr>
          <w:rFonts w:asciiTheme="minorHAnsi" w:hAnsiTheme="minorHAnsi" w:cstheme="minorHAnsi"/>
          <w:color w:val="000000" w:themeColor="text1"/>
        </w:rPr>
        <w:t xml:space="preserve"> (at the cost of the estate or residual life right),</w:t>
      </w:r>
      <w:r w:rsidR="009A36B2" w:rsidRPr="005C4214">
        <w:rPr>
          <w:rFonts w:asciiTheme="minorHAnsi" w:hAnsiTheme="minorHAnsi" w:cstheme="minorHAnsi"/>
          <w:color w:val="000000" w:themeColor="text1"/>
        </w:rPr>
        <w:t xml:space="preserve"> will pack the goods into numbered boxes and provide a schedule of the contents of the boxes e.g. </w:t>
      </w:r>
      <w:r w:rsidR="009A36B2" w:rsidRPr="005C4214">
        <w:rPr>
          <w:color w:val="000000" w:themeColor="text1"/>
        </w:rPr>
        <w:t xml:space="preserve">kitchenware, clothes, ornaments, etc. and a list </w:t>
      </w:r>
      <w:r w:rsidR="007550CC">
        <w:rPr>
          <w:color w:val="000000" w:themeColor="text1"/>
        </w:rPr>
        <w:t>indicating</w:t>
      </w:r>
      <w:r w:rsidR="009A36B2" w:rsidRPr="005C4214">
        <w:rPr>
          <w:color w:val="000000" w:themeColor="text1"/>
        </w:rPr>
        <w:t xml:space="preserve"> what </w:t>
      </w:r>
      <w:r w:rsidR="007550CC">
        <w:rPr>
          <w:color w:val="000000" w:themeColor="text1"/>
        </w:rPr>
        <w:t>has been packed</w:t>
      </w:r>
      <w:r w:rsidR="009A36B2" w:rsidRPr="005C4214">
        <w:rPr>
          <w:color w:val="000000" w:themeColor="text1"/>
        </w:rPr>
        <w:t xml:space="preserve"> in each box. Anything cracked or broken should be discarded.</w:t>
      </w:r>
    </w:p>
    <w:p w14:paraId="651D436E" w14:textId="76FEDA73" w:rsidR="009C5A08" w:rsidRDefault="004D5613" w:rsidP="009A36B2">
      <w:pPr>
        <w:pStyle w:val="ListParagraph"/>
        <w:numPr>
          <w:ilvl w:val="0"/>
          <w:numId w:val="7"/>
        </w:numPr>
        <w:spacing w:after="0" w:line="240" w:lineRule="auto"/>
        <w:contextualSpacing w:val="0"/>
        <w:rPr>
          <w:rFonts w:asciiTheme="minorHAnsi" w:hAnsiTheme="minorHAnsi" w:cstheme="minorHAnsi"/>
          <w:sz w:val="24"/>
          <w:szCs w:val="24"/>
        </w:rPr>
      </w:pPr>
      <w:ins w:id="38" w:author="Charles" w:date="2019-11-14T11:01:00Z">
        <w:r>
          <w:rPr>
            <w:rFonts w:asciiTheme="minorHAnsi" w:hAnsiTheme="minorHAnsi" w:cstheme="minorHAnsi"/>
            <w:sz w:val="24"/>
            <w:szCs w:val="24"/>
          </w:rPr>
          <w:t>CWHP</w:t>
        </w:r>
      </w:ins>
      <w:r w:rsidR="009C5A08">
        <w:rPr>
          <w:rFonts w:asciiTheme="minorHAnsi" w:hAnsiTheme="minorHAnsi" w:cstheme="minorHAnsi"/>
          <w:sz w:val="24"/>
          <w:szCs w:val="24"/>
        </w:rPr>
        <w:br w:type="page"/>
      </w:r>
    </w:p>
    <w:p w14:paraId="2EB0B99D" w14:textId="77777777" w:rsidR="00467920" w:rsidRPr="00A5531D" w:rsidRDefault="00947BAD" w:rsidP="00947BAD">
      <w:pPr>
        <w:pStyle w:val="Heading1"/>
      </w:pPr>
      <w:r>
        <w:lastRenderedPageBreak/>
        <w:t xml:space="preserve">Appendix </w:t>
      </w:r>
      <w:proofErr w:type="gramStart"/>
      <w:r>
        <w:t>A</w:t>
      </w:r>
      <w:proofErr w:type="gramEnd"/>
      <w:r>
        <w:t xml:space="preserve"> – List of Resources</w:t>
      </w:r>
    </w:p>
    <w:p w14:paraId="4CCD9008" w14:textId="77777777" w:rsidR="00A5531D" w:rsidRDefault="00947BAD" w:rsidP="00947BAD">
      <w:pPr>
        <w:pStyle w:val="ListParagraph"/>
        <w:numPr>
          <w:ilvl w:val="0"/>
          <w:numId w:val="9"/>
        </w:numPr>
        <w:spacing w:after="0" w:line="240" w:lineRule="auto"/>
        <w:jc w:val="both"/>
        <w:rPr>
          <w:rFonts w:asciiTheme="minorHAnsi" w:hAnsiTheme="minorHAnsi" w:cstheme="minorHAnsi"/>
          <w:sz w:val="24"/>
          <w:szCs w:val="24"/>
        </w:rPr>
      </w:pPr>
      <w:r>
        <w:rPr>
          <w:rFonts w:asciiTheme="minorHAnsi" w:hAnsiTheme="minorHAnsi" w:cstheme="minorHAnsi"/>
          <w:sz w:val="24"/>
          <w:szCs w:val="24"/>
        </w:rPr>
        <w:t xml:space="preserve">Settlers Park Management – 046 604 0200, </w:t>
      </w:r>
      <w:hyperlink r:id="rId8" w:history="1">
        <w:r w:rsidRPr="00587380">
          <w:rPr>
            <w:rStyle w:val="Hyperlink"/>
            <w:rFonts w:asciiTheme="minorHAnsi" w:hAnsiTheme="minorHAnsi" w:cstheme="minorHAnsi"/>
            <w:sz w:val="24"/>
            <w:szCs w:val="24"/>
          </w:rPr>
          <w:t>info@settlerspark.co.za</w:t>
        </w:r>
      </w:hyperlink>
      <w:r>
        <w:rPr>
          <w:rFonts w:asciiTheme="minorHAnsi" w:hAnsiTheme="minorHAnsi" w:cstheme="minorHAnsi"/>
          <w:sz w:val="24"/>
          <w:szCs w:val="24"/>
        </w:rPr>
        <w:t xml:space="preserve"> </w:t>
      </w:r>
    </w:p>
    <w:p w14:paraId="051B4E23" w14:textId="77777777" w:rsidR="00947BAD" w:rsidRDefault="00947BAD" w:rsidP="00947BAD">
      <w:pPr>
        <w:pStyle w:val="ListParagraph"/>
        <w:numPr>
          <w:ilvl w:val="0"/>
          <w:numId w:val="9"/>
        </w:numPr>
        <w:spacing w:after="0" w:line="240" w:lineRule="auto"/>
        <w:jc w:val="both"/>
        <w:rPr>
          <w:rFonts w:asciiTheme="minorHAnsi" w:hAnsiTheme="minorHAnsi" w:cstheme="minorHAnsi"/>
          <w:sz w:val="24"/>
          <w:szCs w:val="24"/>
        </w:rPr>
      </w:pPr>
      <w:r>
        <w:rPr>
          <w:rFonts w:asciiTheme="minorHAnsi" w:hAnsiTheme="minorHAnsi" w:cstheme="minorHAnsi"/>
          <w:sz w:val="24"/>
          <w:szCs w:val="24"/>
        </w:rPr>
        <w:t xml:space="preserve">Settlers Park Welfare Team – 046 604 0200, </w:t>
      </w:r>
      <w:hyperlink r:id="rId9" w:history="1">
        <w:r w:rsidRPr="00587380">
          <w:rPr>
            <w:rStyle w:val="Hyperlink"/>
            <w:rFonts w:asciiTheme="minorHAnsi" w:hAnsiTheme="minorHAnsi" w:cstheme="minorHAnsi"/>
            <w:sz w:val="24"/>
            <w:szCs w:val="24"/>
          </w:rPr>
          <w:t>carecentremgr@settlerspark.co.za</w:t>
        </w:r>
      </w:hyperlink>
      <w:r>
        <w:rPr>
          <w:rFonts w:asciiTheme="minorHAnsi" w:hAnsiTheme="minorHAnsi" w:cstheme="minorHAnsi"/>
          <w:sz w:val="24"/>
          <w:szCs w:val="24"/>
        </w:rPr>
        <w:t xml:space="preserve"> </w:t>
      </w:r>
    </w:p>
    <w:p w14:paraId="03915648" w14:textId="77777777" w:rsidR="00947BAD" w:rsidRDefault="00947BAD" w:rsidP="00947BAD">
      <w:pPr>
        <w:pStyle w:val="ListParagraph"/>
        <w:numPr>
          <w:ilvl w:val="0"/>
          <w:numId w:val="9"/>
        </w:numPr>
        <w:spacing w:after="0" w:line="240" w:lineRule="auto"/>
        <w:jc w:val="both"/>
        <w:rPr>
          <w:rFonts w:asciiTheme="minorHAnsi" w:hAnsiTheme="minorHAnsi" w:cstheme="minorHAnsi"/>
          <w:sz w:val="24"/>
          <w:szCs w:val="24"/>
        </w:rPr>
      </w:pPr>
      <w:r>
        <w:rPr>
          <w:rFonts w:asciiTheme="minorHAnsi" w:hAnsiTheme="minorHAnsi" w:cstheme="minorHAnsi"/>
          <w:sz w:val="24"/>
          <w:szCs w:val="24"/>
        </w:rPr>
        <w:t>Settlers Park Trust – 046 …?</w:t>
      </w:r>
    </w:p>
    <w:p w14:paraId="79A7B928" w14:textId="77777777" w:rsidR="00947BAD" w:rsidRDefault="00947BAD" w:rsidP="00947BAD">
      <w:pPr>
        <w:pStyle w:val="ListParagraph"/>
        <w:numPr>
          <w:ilvl w:val="0"/>
          <w:numId w:val="9"/>
        </w:numPr>
        <w:spacing w:after="0" w:line="240" w:lineRule="auto"/>
        <w:jc w:val="both"/>
        <w:rPr>
          <w:rFonts w:asciiTheme="minorHAnsi" w:hAnsiTheme="minorHAnsi" w:cstheme="minorHAnsi"/>
          <w:sz w:val="24"/>
          <w:szCs w:val="24"/>
        </w:rPr>
      </w:pPr>
      <w:r>
        <w:rPr>
          <w:rFonts w:asciiTheme="minorHAnsi" w:hAnsiTheme="minorHAnsi" w:cstheme="minorHAnsi"/>
          <w:sz w:val="24"/>
          <w:szCs w:val="24"/>
        </w:rPr>
        <w:t>Packing and Cleaning Team</w:t>
      </w:r>
      <w:r w:rsidR="007550CC">
        <w:rPr>
          <w:rFonts w:asciiTheme="minorHAnsi" w:hAnsiTheme="minorHAnsi" w:cstheme="minorHAnsi"/>
          <w:sz w:val="24"/>
          <w:szCs w:val="24"/>
        </w:rPr>
        <w:t xml:space="preserve">: </w:t>
      </w:r>
      <w:r>
        <w:rPr>
          <w:rFonts w:asciiTheme="minorHAnsi" w:hAnsiTheme="minorHAnsi" w:cstheme="minorHAnsi"/>
          <w:sz w:val="24"/>
          <w:szCs w:val="24"/>
        </w:rPr>
        <w:t xml:space="preserve"> Mrs XXX</w:t>
      </w:r>
    </w:p>
    <w:p w14:paraId="32772BCB" w14:textId="77777777" w:rsidR="007550CC" w:rsidRDefault="007550CC" w:rsidP="00947BAD">
      <w:pPr>
        <w:pStyle w:val="ListParagraph"/>
        <w:numPr>
          <w:ilvl w:val="0"/>
          <w:numId w:val="9"/>
        </w:numPr>
        <w:spacing w:after="0" w:line="240" w:lineRule="auto"/>
        <w:jc w:val="both"/>
        <w:rPr>
          <w:rFonts w:asciiTheme="minorHAnsi" w:hAnsiTheme="minorHAnsi" w:cstheme="minorHAnsi"/>
          <w:sz w:val="24"/>
          <w:szCs w:val="24"/>
        </w:rPr>
      </w:pPr>
      <w:r>
        <w:rPr>
          <w:rFonts w:asciiTheme="minorHAnsi" w:hAnsiTheme="minorHAnsi" w:cstheme="minorHAnsi"/>
          <w:sz w:val="24"/>
          <w:szCs w:val="24"/>
        </w:rPr>
        <w:t>Furniture removals: Ace Cartage – 046 …</w:t>
      </w:r>
    </w:p>
    <w:p w14:paraId="20D7D2C1" w14:textId="77777777" w:rsidR="00947BAD" w:rsidRPr="00947BAD" w:rsidRDefault="007550CC" w:rsidP="00947BAD">
      <w:pPr>
        <w:pStyle w:val="ListParagraph"/>
        <w:numPr>
          <w:ilvl w:val="0"/>
          <w:numId w:val="9"/>
        </w:numPr>
        <w:spacing w:after="0" w:line="240" w:lineRule="auto"/>
        <w:jc w:val="both"/>
        <w:rPr>
          <w:rFonts w:asciiTheme="minorHAnsi" w:hAnsiTheme="minorHAnsi" w:cstheme="minorHAnsi"/>
          <w:sz w:val="24"/>
          <w:szCs w:val="24"/>
        </w:rPr>
      </w:pPr>
      <w:r>
        <w:rPr>
          <w:rFonts w:asciiTheme="minorHAnsi" w:hAnsiTheme="minorHAnsi" w:cstheme="minorHAnsi"/>
          <w:sz w:val="24"/>
          <w:szCs w:val="24"/>
        </w:rPr>
        <w:t xml:space="preserve">Handyman: </w:t>
      </w:r>
      <w:r w:rsidR="009C5A08">
        <w:rPr>
          <w:rFonts w:asciiTheme="minorHAnsi" w:hAnsiTheme="minorHAnsi" w:cstheme="minorHAnsi"/>
          <w:sz w:val="24"/>
          <w:szCs w:val="24"/>
        </w:rPr>
        <w:t>…</w:t>
      </w:r>
    </w:p>
    <w:sectPr w:rsidR="00947BAD" w:rsidRPr="00947BAD">
      <w:headerReference w:type="default" r:id="rId10"/>
      <w:footerReference w:type="default" r:id="rId1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DA887A8" w14:textId="77777777" w:rsidR="00A73250" w:rsidRDefault="00A73250" w:rsidP="00945075">
      <w:r>
        <w:separator/>
      </w:r>
    </w:p>
  </w:endnote>
  <w:endnote w:type="continuationSeparator" w:id="0">
    <w:p w14:paraId="06F156F4" w14:textId="77777777" w:rsidR="00A73250" w:rsidRDefault="00A73250" w:rsidP="0094507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A36147E" w14:textId="77777777" w:rsidR="00945075" w:rsidRPr="009C5A08" w:rsidRDefault="00E2139B" w:rsidP="00487C96">
    <w:pPr>
      <w:pStyle w:val="Footer"/>
    </w:pPr>
    <w:r>
      <w:rPr>
        <w:noProof/>
      </w:rPr>
      <w:fldChar w:fldCharType="begin"/>
    </w:r>
    <w:r>
      <w:rPr>
        <w:noProof/>
      </w:rPr>
      <w:instrText xml:space="preserve"> FILENAME   \* MERGEFORMAT </w:instrText>
    </w:r>
    <w:r>
      <w:rPr>
        <w:noProof/>
      </w:rPr>
      <w:fldChar w:fldCharType="separate"/>
    </w:r>
    <w:r w:rsidR="007550CC">
      <w:rPr>
        <w:noProof/>
      </w:rPr>
      <w:t>SPRV - Vacating of Cottages - revised 20191113 - RobC.docx</w:t>
    </w:r>
    <w:r>
      <w:rPr>
        <w:noProof/>
      </w:rPr>
      <w:fldChar w:fldCharType="end"/>
    </w:r>
    <w:r w:rsidR="00F062F2">
      <w:tab/>
      <w:t xml:space="preserve">Page </w:t>
    </w:r>
    <w:sdt>
      <w:sdtPr>
        <w:id w:val="-1915158788"/>
        <w:docPartObj>
          <w:docPartGallery w:val="Page Numbers (Bottom of Page)"/>
          <w:docPartUnique/>
        </w:docPartObj>
      </w:sdtPr>
      <w:sdtEndPr>
        <w:rPr>
          <w:noProof/>
        </w:rPr>
      </w:sdtEndPr>
      <w:sdtContent>
        <w:r w:rsidR="00F062F2">
          <w:fldChar w:fldCharType="begin"/>
        </w:r>
        <w:r w:rsidR="00F062F2">
          <w:instrText xml:space="preserve"> PAGE   \* MERGEFORMAT </w:instrText>
        </w:r>
        <w:r w:rsidR="00F062F2">
          <w:fldChar w:fldCharType="separate"/>
        </w:r>
        <w:r w:rsidR="003B6E5A">
          <w:rPr>
            <w:noProof/>
          </w:rPr>
          <w:t>2</w:t>
        </w:r>
        <w:r w:rsidR="00F062F2">
          <w:rPr>
            <w:noProof/>
          </w:rPr>
          <w:fldChar w:fldCharType="end"/>
        </w:r>
      </w:sdtContent>
    </w:sdt>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42FDA3A" w14:textId="77777777" w:rsidR="00A73250" w:rsidRDefault="00A73250" w:rsidP="00945075">
      <w:r>
        <w:separator/>
      </w:r>
    </w:p>
  </w:footnote>
  <w:footnote w:type="continuationSeparator" w:id="0">
    <w:p w14:paraId="3ADD2778" w14:textId="77777777" w:rsidR="00A73250" w:rsidRDefault="00A73250" w:rsidP="0094507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2BCFEF2" w14:textId="77777777" w:rsidR="006566AD" w:rsidRDefault="006566AD" w:rsidP="00F062F2">
    <w:pPr>
      <w:pStyle w:val="Header"/>
      <w:tabs>
        <w:tab w:val="clear" w:pos="4513"/>
      </w:tabs>
      <w:spacing w:after="0"/>
      <w:jc w:val="center"/>
      <w:rPr>
        <w:b/>
      </w:rPr>
    </w:pPr>
    <w:r>
      <w:rPr>
        <w:rFonts w:asciiTheme="minorHAnsi" w:hAnsiTheme="minorHAnsi"/>
        <w:noProof/>
        <w:lang w:val="en-ZA" w:eastAsia="en-ZA"/>
      </w:rPr>
      <w:drawing>
        <wp:anchor distT="0" distB="0" distL="114300" distR="114300" simplePos="0" relativeHeight="251659264" behindDoc="0" locked="0" layoutInCell="1" allowOverlap="1" wp14:anchorId="23B0E996" wp14:editId="54FDF369">
          <wp:simplePos x="0" y="0"/>
          <wp:positionH relativeFrom="column">
            <wp:posOffset>2413635</wp:posOffset>
          </wp:positionH>
          <wp:positionV relativeFrom="paragraph">
            <wp:posOffset>-127635</wp:posOffset>
          </wp:positionV>
          <wp:extent cx="852805" cy="807720"/>
          <wp:effectExtent l="0" t="0" r="4445"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rotWithShape="1">
                  <a:blip r:embed="rId1" cstate="print">
                    <a:extLst>
                      <a:ext uri="{28A0092B-C50C-407E-A947-70E740481C1C}">
                        <a14:useLocalDpi xmlns:a14="http://schemas.microsoft.com/office/drawing/2010/main"/>
                      </a:ext>
                    </a:extLst>
                  </a:blip>
                  <a:srcRect l="21699" t="8477" r="20231" b="13636"/>
                  <a:stretch/>
                </pic:blipFill>
                <pic:spPr bwMode="auto">
                  <a:xfrm>
                    <a:off x="0" y="0"/>
                    <a:ext cx="852805" cy="8077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78D52AB" w14:textId="77777777" w:rsidR="006566AD" w:rsidRDefault="006566AD" w:rsidP="00F062F2">
    <w:pPr>
      <w:pStyle w:val="Header"/>
      <w:tabs>
        <w:tab w:val="clear" w:pos="4513"/>
      </w:tabs>
      <w:spacing w:after="0"/>
      <w:jc w:val="center"/>
      <w:rPr>
        <w:b/>
      </w:rPr>
    </w:pPr>
  </w:p>
  <w:p w14:paraId="03A95247" w14:textId="77777777" w:rsidR="00F062F2" w:rsidRPr="002C536B" w:rsidRDefault="00945075" w:rsidP="00F062F2">
    <w:pPr>
      <w:pStyle w:val="Header"/>
      <w:tabs>
        <w:tab w:val="clear" w:pos="4513"/>
      </w:tabs>
      <w:spacing w:after="0"/>
      <w:jc w:val="center"/>
      <w:rPr>
        <w:b/>
      </w:rPr>
    </w:pPr>
    <w:r w:rsidRPr="002C536B">
      <w:rPr>
        <w:b/>
      </w:rPr>
      <w:t>Settlers Park Retirement Village</w:t>
    </w:r>
    <w:r w:rsidRPr="002C536B">
      <w:rPr>
        <w:b/>
      </w:rPr>
      <w:ptab w:relativeTo="margin" w:alignment="center" w:leader="none"/>
    </w:r>
    <w:r w:rsidR="00F062F2" w:rsidRPr="002C536B">
      <w:rPr>
        <w:b/>
      </w:rPr>
      <w:tab/>
    </w:r>
    <w:proofErr w:type="gramStart"/>
    <w:r w:rsidRPr="002C536B">
      <w:rPr>
        <w:b/>
      </w:rPr>
      <w:t>Policy :</w:t>
    </w:r>
    <w:proofErr w:type="gramEnd"/>
    <w:r w:rsidRPr="002C536B">
      <w:rPr>
        <w:b/>
      </w:rPr>
      <w:t xml:space="preserve"> </w:t>
    </w:r>
    <w:r w:rsidR="00A5531D">
      <w:rPr>
        <w:b/>
      </w:rPr>
      <w:t>Vacating of Cottages</w:t>
    </w:r>
  </w:p>
  <w:p w14:paraId="11C60D7E" w14:textId="77777777" w:rsidR="00945075" w:rsidRDefault="00945075" w:rsidP="00F062F2">
    <w:pPr>
      <w:pStyle w:val="Header"/>
      <w:tabs>
        <w:tab w:val="clear" w:pos="4513"/>
      </w:tabs>
      <w:spacing w:after="0"/>
      <w:jc w:val="center"/>
    </w:pPr>
    <w:r>
      <w:t>__________________________________________________________________________________</w:t>
    </w:r>
  </w:p>
  <w:p w14:paraId="760047E1" w14:textId="77777777" w:rsidR="00F062F2" w:rsidRDefault="00F062F2" w:rsidP="00F062F2">
    <w:pPr>
      <w:pStyle w:val="Header"/>
      <w:tabs>
        <w:tab w:val="clear" w:pos="4513"/>
      </w:tabs>
      <w:spacing w:after="0"/>
      <w:jc w:val="cent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8E255C"/>
    <w:multiLevelType w:val="hybridMultilevel"/>
    <w:tmpl w:val="F704EA2A"/>
    <w:lvl w:ilvl="0" w:tplc="1C09000F">
      <w:start w:val="1"/>
      <w:numFmt w:val="decimal"/>
      <w:lvlText w:val="%1."/>
      <w:lvlJc w:val="left"/>
      <w:pPr>
        <w:ind w:left="1287" w:hanging="360"/>
      </w:pPr>
    </w:lvl>
    <w:lvl w:ilvl="1" w:tplc="1C090019">
      <w:start w:val="1"/>
      <w:numFmt w:val="lowerLetter"/>
      <w:lvlText w:val="%2."/>
      <w:lvlJc w:val="left"/>
      <w:pPr>
        <w:ind w:left="2007" w:hanging="360"/>
      </w:pPr>
    </w:lvl>
    <w:lvl w:ilvl="2" w:tplc="1C09001B" w:tentative="1">
      <w:start w:val="1"/>
      <w:numFmt w:val="lowerRoman"/>
      <w:lvlText w:val="%3."/>
      <w:lvlJc w:val="right"/>
      <w:pPr>
        <w:ind w:left="2727" w:hanging="180"/>
      </w:pPr>
    </w:lvl>
    <w:lvl w:ilvl="3" w:tplc="1C09000F" w:tentative="1">
      <w:start w:val="1"/>
      <w:numFmt w:val="decimal"/>
      <w:lvlText w:val="%4."/>
      <w:lvlJc w:val="left"/>
      <w:pPr>
        <w:ind w:left="3447" w:hanging="360"/>
      </w:pPr>
    </w:lvl>
    <w:lvl w:ilvl="4" w:tplc="1C090019" w:tentative="1">
      <w:start w:val="1"/>
      <w:numFmt w:val="lowerLetter"/>
      <w:lvlText w:val="%5."/>
      <w:lvlJc w:val="left"/>
      <w:pPr>
        <w:ind w:left="4167" w:hanging="360"/>
      </w:pPr>
    </w:lvl>
    <w:lvl w:ilvl="5" w:tplc="1C09001B" w:tentative="1">
      <w:start w:val="1"/>
      <w:numFmt w:val="lowerRoman"/>
      <w:lvlText w:val="%6."/>
      <w:lvlJc w:val="right"/>
      <w:pPr>
        <w:ind w:left="4887" w:hanging="180"/>
      </w:pPr>
    </w:lvl>
    <w:lvl w:ilvl="6" w:tplc="1C09000F" w:tentative="1">
      <w:start w:val="1"/>
      <w:numFmt w:val="decimal"/>
      <w:lvlText w:val="%7."/>
      <w:lvlJc w:val="left"/>
      <w:pPr>
        <w:ind w:left="5607" w:hanging="360"/>
      </w:pPr>
    </w:lvl>
    <w:lvl w:ilvl="7" w:tplc="1C090019" w:tentative="1">
      <w:start w:val="1"/>
      <w:numFmt w:val="lowerLetter"/>
      <w:lvlText w:val="%8."/>
      <w:lvlJc w:val="left"/>
      <w:pPr>
        <w:ind w:left="6327" w:hanging="360"/>
      </w:pPr>
    </w:lvl>
    <w:lvl w:ilvl="8" w:tplc="1C09001B" w:tentative="1">
      <w:start w:val="1"/>
      <w:numFmt w:val="lowerRoman"/>
      <w:lvlText w:val="%9."/>
      <w:lvlJc w:val="right"/>
      <w:pPr>
        <w:ind w:left="7047" w:hanging="180"/>
      </w:pPr>
    </w:lvl>
  </w:abstractNum>
  <w:abstractNum w:abstractNumId="1">
    <w:nsid w:val="31B7076B"/>
    <w:multiLevelType w:val="hybridMultilevel"/>
    <w:tmpl w:val="A112B6EC"/>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start w:val="1"/>
      <w:numFmt w:val="bullet"/>
      <w:lvlText w:val="o"/>
      <w:lvlJc w:val="left"/>
      <w:pPr>
        <w:ind w:left="3600" w:hanging="360"/>
      </w:pPr>
      <w:rPr>
        <w:rFonts w:ascii="Courier New" w:hAnsi="Courier New" w:cs="Courier New" w:hint="default"/>
      </w:rPr>
    </w:lvl>
    <w:lvl w:ilvl="5" w:tplc="1C090005">
      <w:start w:val="1"/>
      <w:numFmt w:val="bullet"/>
      <w:lvlText w:val=""/>
      <w:lvlJc w:val="left"/>
      <w:pPr>
        <w:ind w:left="4320" w:hanging="360"/>
      </w:pPr>
      <w:rPr>
        <w:rFonts w:ascii="Wingdings" w:hAnsi="Wingdings" w:hint="default"/>
      </w:rPr>
    </w:lvl>
    <w:lvl w:ilvl="6" w:tplc="1C090001">
      <w:start w:val="1"/>
      <w:numFmt w:val="bullet"/>
      <w:lvlText w:val=""/>
      <w:lvlJc w:val="left"/>
      <w:pPr>
        <w:ind w:left="5040" w:hanging="360"/>
      </w:pPr>
      <w:rPr>
        <w:rFonts w:ascii="Symbol" w:hAnsi="Symbol" w:hint="default"/>
      </w:rPr>
    </w:lvl>
    <w:lvl w:ilvl="7" w:tplc="1C090003">
      <w:start w:val="1"/>
      <w:numFmt w:val="bullet"/>
      <w:lvlText w:val="o"/>
      <w:lvlJc w:val="left"/>
      <w:pPr>
        <w:ind w:left="5760" w:hanging="360"/>
      </w:pPr>
      <w:rPr>
        <w:rFonts w:ascii="Courier New" w:hAnsi="Courier New" w:cs="Courier New" w:hint="default"/>
      </w:rPr>
    </w:lvl>
    <w:lvl w:ilvl="8" w:tplc="1C090005">
      <w:start w:val="1"/>
      <w:numFmt w:val="bullet"/>
      <w:lvlText w:val=""/>
      <w:lvlJc w:val="left"/>
      <w:pPr>
        <w:ind w:left="6480" w:hanging="360"/>
      </w:pPr>
      <w:rPr>
        <w:rFonts w:ascii="Wingdings" w:hAnsi="Wingdings" w:hint="default"/>
      </w:rPr>
    </w:lvl>
  </w:abstractNum>
  <w:abstractNum w:abstractNumId="2">
    <w:nsid w:val="334801E3"/>
    <w:multiLevelType w:val="hybridMultilevel"/>
    <w:tmpl w:val="0C6CFCF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
    <w:nsid w:val="40B5303C"/>
    <w:multiLevelType w:val="hybridMultilevel"/>
    <w:tmpl w:val="3C12DAA8"/>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start w:val="1"/>
      <w:numFmt w:val="bullet"/>
      <w:lvlText w:val="o"/>
      <w:lvlJc w:val="left"/>
      <w:pPr>
        <w:ind w:left="3600" w:hanging="360"/>
      </w:pPr>
      <w:rPr>
        <w:rFonts w:ascii="Courier New" w:hAnsi="Courier New" w:cs="Courier New" w:hint="default"/>
      </w:rPr>
    </w:lvl>
    <w:lvl w:ilvl="5" w:tplc="1C090005">
      <w:start w:val="1"/>
      <w:numFmt w:val="bullet"/>
      <w:lvlText w:val=""/>
      <w:lvlJc w:val="left"/>
      <w:pPr>
        <w:ind w:left="4320" w:hanging="360"/>
      </w:pPr>
      <w:rPr>
        <w:rFonts w:ascii="Wingdings" w:hAnsi="Wingdings" w:hint="default"/>
      </w:rPr>
    </w:lvl>
    <w:lvl w:ilvl="6" w:tplc="1C090001">
      <w:start w:val="1"/>
      <w:numFmt w:val="bullet"/>
      <w:lvlText w:val=""/>
      <w:lvlJc w:val="left"/>
      <w:pPr>
        <w:ind w:left="5040" w:hanging="360"/>
      </w:pPr>
      <w:rPr>
        <w:rFonts w:ascii="Symbol" w:hAnsi="Symbol" w:hint="default"/>
      </w:rPr>
    </w:lvl>
    <w:lvl w:ilvl="7" w:tplc="1C090003">
      <w:start w:val="1"/>
      <w:numFmt w:val="bullet"/>
      <w:lvlText w:val="o"/>
      <w:lvlJc w:val="left"/>
      <w:pPr>
        <w:ind w:left="5760" w:hanging="360"/>
      </w:pPr>
      <w:rPr>
        <w:rFonts w:ascii="Courier New" w:hAnsi="Courier New" w:cs="Courier New" w:hint="default"/>
      </w:rPr>
    </w:lvl>
    <w:lvl w:ilvl="8" w:tplc="1C090005">
      <w:start w:val="1"/>
      <w:numFmt w:val="bullet"/>
      <w:lvlText w:val=""/>
      <w:lvlJc w:val="left"/>
      <w:pPr>
        <w:ind w:left="6480" w:hanging="360"/>
      </w:pPr>
      <w:rPr>
        <w:rFonts w:ascii="Wingdings" w:hAnsi="Wingdings" w:hint="default"/>
      </w:rPr>
    </w:lvl>
  </w:abstractNum>
  <w:abstractNum w:abstractNumId="4">
    <w:nsid w:val="4DE354B2"/>
    <w:multiLevelType w:val="hybridMultilevel"/>
    <w:tmpl w:val="043E3FE6"/>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5">
    <w:nsid w:val="4FA47EE6"/>
    <w:multiLevelType w:val="hybridMultilevel"/>
    <w:tmpl w:val="0A64EF2E"/>
    <w:lvl w:ilvl="0" w:tplc="1C090001">
      <w:start w:val="1"/>
      <w:numFmt w:val="bullet"/>
      <w:lvlText w:val=""/>
      <w:lvlJc w:val="left"/>
      <w:pPr>
        <w:ind w:left="1287" w:hanging="360"/>
      </w:pPr>
      <w:rPr>
        <w:rFonts w:ascii="Symbol" w:hAnsi="Symbol" w:hint="default"/>
      </w:rPr>
    </w:lvl>
    <w:lvl w:ilvl="1" w:tplc="1C090003">
      <w:start w:val="1"/>
      <w:numFmt w:val="bullet"/>
      <w:lvlText w:val="o"/>
      <w:lvlJc w:val="left"/>
      <w:pPr>
        <w:ind w:left="2007" w:hanging="360"/>
      </w:pPr>
      <w:rPr>
        <w:rFonts w:ascii="Courier New" w:hAnsi="Courier New" w:cs="Courier New" w:hint="default"/>
      </w:rPr>
    </w:lvl>
    <w:lvl w:ilvl="2" w:tplc="1C090005" w:tentative="1">
      <w:start w:val="1"/>
      <w:numFmt w:val="bullet"/>
      <w:lvlText w:val=""/>
      <w:lvlJc w:val="left"/>
      <w:pPr>
        <w:ind w:left="2727" w:hanging="360"/>
      </w:pPr>
      <w:rPr>
        <w:rFonts w:ascii="Wingdings" w:hAnsi="Wingdings" w:hint="default"/>
      </w:rPr>
    </w:lvl>
    <w:lvl w:ilvl="3" w:tplc="1C090001" w:tentative="1">
      <w:start w:val="1"/>
      <w:numFmt w:val="bullet"/>
      <w:lvlText w:val=""/>
      <w:lvlJc w:val="left"/>
      <w:pPr>
        <w:ind w:left="3447" w:hanging="360"/>
      </w:pPr>
      <w:rPr>
        <w:rFonts w:ascii="Symbol" w:hAnsi="Symbol" w:hint="default"/>
      </w:rPr>
    </w:lvl>
    <w:lvl w:ilvl="4" w:tplc="1C090003" w:tentative="1">
      <w:start w:val="1"/>
      <w:numFmt w:val="bullet"/>
      <w:lvlText w:val="o"/>
      <w:lvlJc w:val="left"/>
      <w:pPr>
        <w:ind w:left="4167" w:hanging="360"/>
      </w:pPr>
      <w:rPr>
        <w:rFonts w:ascii="Courier New" w:hAnsi="Courier New" w:cs="Courier New" w:hint="default"/>
      </w:rPr>
    </w:lvl>
    <w:lvl w:ilvl="5" w:tplc="1C090005" w:tentative="1">
      <w:start w:val="1"/>
      <w:numFmt w:val="bullet"/>
      <w:lvlText w:val=""/>
      <w:lvlJc w:val="left"/>
      <w:pPr>
        <w:ind w:left="4887" w:hanging="360"/>
      </w:pPr>
      <w:rPr>
        <w:rFonts w:ascii="Wingdings" w:hAnsi="Wingdings" w:hint="default"/>
      </w:rPr>
    </w:lvl>
    <w:lvl w:ilvl="6" w:tplc="1C090001" w:tentative="1">
      <w:start w:val="1"/>
      <w:numFmt w:val="bullet"/>
      <w:lvlText w:val=""/>
      <w:lvlJc w:val="left"/>
      <w:pPr>
        <w:ind w:left="5607" w:hanging="360"/>
      </w:pPr>
      <w:rPr>
        <w:rFonts w:ascii="Symbol" w:hAnsi="Symbol" w:hint="default"/>
      </w:rPr>
    </w:lvl>
    <w:lvl w:ilvl="7" w:tplc="1C090003" w:tentative="1">
      <w:start w:val="1"/>
      <w:numFmt w:val="bullet"/>
      <w:lvlText w:val="o"/>
      <w:lvlJc w:val="left"/>
      <w:pPr>
        <w:ind w:left="6327" w:hanging="360"/>
      </w:pPr>
      <w:rPr>
        <w:rFonts w:ascii="Courier New" w:hAnsi="Courier New" w:cs="Courier New" w:hint="default"/>
      </w:rPr>
    </w:lvl>
    <w:lvl w:ilvl="8" w:tplc="1C090005" w:tentative="1">
      <w:start w:val="1"/>
      <w:numFmt w:val="bullet"/>
      <w:lvlText w:val=""/>
      <w:lvlJc w:val="left"/>
      <w:pPr>
        <w:ind w:left="7047" w:hanging="360"/>
      </w:pPr>
      <w:rPr>
        <w:rFonts w:ascii="Wingdings" w:hAnsi="Wingdings" w:hint="default"/>
      </w:rPr>
    </w:lvl>
  </w:abstractNum>
  <w:abstractNum w:abstractNumId="6">
    <w:nsid w:val="5FEC2534"/>
    <w:multiLevelType w:val="hybridMultilevel"/>
    <w:tmpl w:val="F61E99FA"/>
    <w:lvl w:ilvl="0" w:tplc="9A681CAC">
      <w:start w:val="1"/>
      <w:numFmt w:val="lowerLetter"/>
      <w:lvlText w:val="%1)"/>
      <w:lvlJc w:val="left"/>
      <w:pPr>
        <w:ind w:left="1080" w:hanging="360"/>
      </w:pPr>
      <w:rPr>
        <w:rFonts w:ascii="Calibri" w:hAnsi="Calibri" w:hint="default"/>
        <w:sz w:val="22"/>
      </w:rPr>
    </w:lvl>
    <w:lvl w:ilvl="1" w:tplc="1C090019">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7">
    <w:nsid w:val="624703A8"/>
    <w:multiLevelType w:val="hybridMultilevel"/>
    <w:tmpl w:val="F2E042BA"/>
    <w:lvl w:ilvl="0" w:tplc="1C090001">
      <w:start w:val="1"/>
      <w:numFmt w:val="bullet"/>
      <w:lvlText w:val=""/>
      <w:lvlJc w:val="left"/>
      <w:pPr>
        <w:ind w:left="1287" w:hanging="360"/>
      </w:pPr>
      <w:rPr>
        <w:rFonts w:ascii="Symbol" w:hAnsi="Symbol" w:hint="default"/>
      </w:rPr>
    </w:lvl>
    <w:lvl w:ilvl="1" w:tplc="1C090003" w:tentative="1">
      <w:start w:val="1"/>
      <w:numFmt w:val="bullet"/>
      <w:lvlText w:val="o"/>
      <w:lvlJc w:val="left"/>
      <w:pPr>
        <w:ind w:left="2007" w:hanging="360"/>
      </w:pPr>
      <w:rPr>
        <w:rFonts w:ascii="Courier New" w:hAnsi="Courier New" w:cs="Courier New" w:hint="default"/>
      </w:rPr>
    </w:lvl>
    <w:lvl w:ilvl="2" w:tplc="1C090005" w:tentative="1">
      <w:start w:val="1"/>
      <w:numFmt w:val="bullet"/>
      <w:lvlText w:val=""/>
      <w:lvlJc w:val="left"/>
      <w:pPr>
        <w:ind w:left="2727" w:hanging="360"/>
      </w:pPr>
      <w:rPr>
        <w:rFonts w:ascii="Wingdings" w:hAnsi="Wingdings" w:hint="default"/>
      </w:rPr>
    </w:lvl>
    <w:lvl w:ilvl="3" w:tplc="1C090001" w:tentative="1">
      <w:start w:val="1"/>
      <w:numFmt w:val="bullet"/>
      <w:lvlText w:val=""/>
      <w:lvlJc w:val="left"/>
      <w:pPr>
        <w:ind w:left="3447" w:hanging="360"/>
      </w:pPr>
      <w:rPr>
        <w:rFonts w:ascii="Symbol" w:hAnsi="Symbol" w:hint="default"/>
      </w:rPr>
    </w:lvl>
    <w:lvl w:ilvl="4" w:tplc="1C090003" w:tentative="1">
      <w:start w:val="1"/>
      <w:numFmt w:val="bullet"/>
      <w:lvlText w:val="o"/>
      <w:lvlJc w:val="left"/>
      <w:pPr>
        <w:ind w:left="4167" w:hanging="360"/>
      </w:pPr>
      <w:rPr>
        <w:rFonts w:ascii="Courier New" w:hAnsi="Courier New" w:cs="Courier New" w:hint="default"/>
      </w:rPr>
    </w:lvl>
    <w:lvl w:ilvl="5" w:tplc="1C090005" w:tentative="1">
      <w:start w:val="1"/>
      <w:numFmt w:val="bullet"/>
      <w:lvlText w:val=""/>
      <w:lvlJc w:val="left"/>
      <w:pPr>
        <w:ind w:left="4887" w:hanging="360"/>
      </w:pPr>
      <w:rPr>
        <w:rFonts w:ascii="Wingdings" w:hAnsi="Wingdings" w:hint="default"/>
      </w:rPr>
    </w:lvl>
    <w:lvl w:ilvl="6" w:tplc="1C090001" w:tentative="1">
      <w:start w:val="1"/>
      <w:numFmt w:val="bullet"/>
      <w:lvlText w:val=""/>
      <w:lvlJc w:val="left"/>
      <w:pPr>
        <w:ind w:left="5607" w:hanging="360"/>
      </w:pPr>
      <w:rPr>
        <w:rFonts w:ascii="Symbol" w:hAnsi="Symbol" w:hint="default"/>
      </w:rPr>
    </w:lvl>
    <w:lvl w:ilvl="7" w:tplc="1C090003" w:tentative="1">
      <w:start w:val="1"/>
      <w:numFmt w:val="bullet"/>
      <w:lvlText w:val="o"/>
      <w:lvlJc w:val="left"/>
      <w:pPr>
        <w:ind w:left="6327" w:hanging="360"/>
      </w:pPr>
      <w:rPr>
        <w:rFonts w:ascii="Courier New" w:hAnsi="Courier New" w:cs="Courier New" w:hint="default"/>
      </w:rPr>
    </w:lvl>
    <w:lvl w:ilvl="8" w:tplc="1C090005" w:tentative="1">
      <w:start w:val="1"/>
      <w:numFmt w:val="bullet"/>
      <w:lvlText w:val=""/>
      <w:lvlJc w:val="left"/>
      <w:pPr>
        <w:ind w:left="7047" w:hanging="360"/>
      </w:pPr>
      <w:rPr>
        <w:rFonts w:ascii="Wingdings" w:hAnsi="Wingdings" w:hint="default"/>
      </w:rPr>
    </w:lvl>
  </w:abstractNum>
  <w:abstractNum w:abstractNumId="8">
    <w:nsid w:val="7C8F490B"/>
    <w:multiLevelType w:val="hybridMultilevel"/>
    <w:tmpl w:val="F4725F1E"/>
    <w:lvl w:ilvl="0" w:tplc="1C090001">
      <w:start w:val="1"/>
      <w:numFmt w:val="bullet"/>
      <w:lvlText w:val=""/>
      <w:lvlJc w:val="left"/>
      <w:pPr>
        <w:ind w:left="828" w:hanging="360"/>
      </w:pPr>
      <w:rPr>
        <w:rFonts w:ascii="Symbol" w:hAnsi="Symbol" w:hint="default"/>
      </w:rPr>
    </w:lvl>
    <w:lvl w:ilvl="1" w:tplc="1C090003" w:tentative="1">
      <w:start w:val="1"/>
      <w:numFmt w:val="bullet"/>
      <w:lvlText w:val="o"/>
      <w:lvlJc w:val="left"/>
      <w:pPr>
        <w:ind w:left="1548" w:hanging="360"/>
      </w:pPr>
      <w:rPr>
        <w:rFonts w:ascii="Courier New" w:hAnsi="Courier New" w:cs="Courier New" w:hint="default"/>
      </w:rPr>
    </w:lvl>
    <w:lvl w:ilvl="2" w:tplc="1C090005" w:tentative="1">
      <w:start w:val="1"/>
      <w:numFmt w:val="bullet"/>
      <w:lvlText w:val=""/>
      <w:lvlJc w:val="left"/>
      <w:pPr>
        <w:ind w:left="2268" w:hanging="360"/>
      </w:pPr>
      <w:rPr>
        <w:rFonts w:ascii="Wingdings" w:hAnsi="Wingdings" w:hint="default"/>
      </w:rPr>
    </w:lvl>
    <w:lvl w:ilvl="3" w:tplc="1C090001" w:tentative="1">
      <w:start w:val="1"/>
      <w:numFmt w:val="bullet"/>
      <w:lvlText w:val=""/>
      <w:lvlJc w:val="left"/>
      <w:pPr>
        <w:ind w:left="2988" w:hanging="360"/>
      </w:pPr>
      <w:rPr>
        <w:rFonts w:ascii="Symbol" w:hAnsi="Symbol" w:hint="default"/>
      </w:rPr>
    </w:lvl>
    <w:lvl w:ilvl="4" w:tplc="1C090003" w:tentative="1">
      <w:start w:val="1"/>
      <w:numFmt w:val="bullet"/>
      <w:lvlText w:val="o"/>
      <w:lvlJc w:val="left"/>
      <w:pPr>
        <w:ind w:left="3708" w:hanging="360"/>
      </w:pPr>
      <w:rPr>
        <w:rFonts w:ascii="Courier New" w:hAnsi="Courier New" w:cs="Courier New" w:hint="default"/>
      </w:rPr>
    </w:lvl>
    <w:lvl w:ilvl="5" w:tplc="1C090005" w:tentative="1">
      <w:start w:val="1"/>
      <w:numFmt w:val="bullet"/>
      <w:lvlText w:val=""/>
      <w:lvlJc w:val="left"/>
      <w:pPr>
        <w:ind w:left="4428" w:hanging="360"/>
      </w:pPr>
      <w:rPr>
        <w:rFonts w:ascii="Wingdings" w:hAnsi="Wingdings" w:hint="default"/>
      </w:rPr>
    </w:lvl>
    <w:lvl w:ilvl="6" w:tplc="1C090001" w:tentative="1">
      <w:start w:val="1"/>
      <w:numFmt w:val="bullet"/>
      <w:lvlText w:val=""/>
      <w:lvlJc w:val="left"/>
      <w:pPr>
        <w:ind w:left="5148" w:hanging="360"/>
      </w:pPr>
      <w:rPr>
        <w:rFonts w:ascii="Symbol" w:hAnsi="Symbol" w:hint="default"/>
      </w:rPr>
    </w:lvl>
    <w:lvl w:ilvl="7" w:tplc="1C090003" w:tentative="1">
      <w:start w:val="1"/>
      <w:numFmt w:val="bullet"/>
      <w:lvlText w:val="o"/>
      <w:lvlJc w:val="left"/>
      <w:pPr>
        <w:ind w:left="5868" w:hanging="360"/>
      </w:pPr>
      <w:rPr>
        <w:rFonts w:ascii="Courier New" w:hAnsi="Courier New" w:cs="Courier New" w:hint="default"/>
      </w:rPr>
    </w:lvl>
    <w:lvl w:ilvl="8" w:tplc="1C090005" w:tentative="1">
      <w:start w:val="1"/>
      <w:numFmt w:val="bullet"/>
      <w:lvlText w:val=""/>
      <w:lvlJc w:val="left"/>
      <w:pPr>
        <w:ind w:left="6588" w:hanging="360"/>
      </w:pPr>
      <w:rPr>
        <w:rFonts w:ascii="Wingdings" w:hAnsi="Wingdings" w:hint="default"/>
      </w:rPr>
    </w:lvl>
  </w:abstractNum>
  <w:num w:numId="1">
    <w:abstractNumId w:val="0"/>
  </w:num>
  <w:num w:numId="2">
    <w:abstractNumId w:val="7"/>
  </w:num>
  <w:num w:numId="3">
    <w:abstractNumId w:val="6"/>
  </w:num>
  <w:num w:numId="4">
    <w:abstractNumId w:val="5"/>
  </w:num>
  <w:num w:numId="5">
    <w:abstractNumId w:val="8"/>
  </w:num>
  <w:num w:numId="6">
    <w:abstractNumId w:val="3"/>
  </w:num>
  <w:num w:numId="7">
    <w:abstractNumId w:val="1"/>
  </w:num>
  <w:num w:numId="8">
    <w:abstractNumId w:val="2"/>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45075"/>
    <w:rsid w:val="0002596B"/>
    <w:rsid w:val="00047D91"/>
    <w:rsid w:val="00070D5F"/>
    <w:rsid w:val="000F58CF"/>
    <w:rsid w:val="00142E6C"/>
    <w:rsid w:val="00145A34"/>
    <w:rsid w:val="001B491D"/>
    <w:rsid w:val="001E39F3"/>
    <w:rsid w:val="00217897"/>
    <w:rsid w:val="00237F36"/>
    <w:rsid w:val="00287F5A"/>
    <w:rsid w:val="002C536B"/>
    <w:rsid w:val="00326901"/>
    <w:rsid w:val="003522C6"/>
    <w:rsid w:val="0037640C"/>
    <w:rsid w:val="003B6E5A"/>
    <w:rsid w:val="00411566"/>
    <w:rsid w:val="00433499"/>
    <w:rsid w:val="00467920"/>
    <w:rsid w:val="00487C96"/>
    <w:rsid w:val="004D5613"/>
    <w:rsid w:val="0058306F"/>
    <w:rsid w:val="005A626F"/>
    <w:rsid w:val="005C4214"/>
    <w:rsid w:val="006566AD"/>
    <w:rsid w:val="006844A7"/>
    <w:rsid w:val="006A7393"/>
    <w:rsid w:val="006C1533"/>
    <w:rsid w:val="006C7235"/>
    <w:rsid w:val="006F1332"/>
    <w:rsid w:val="007550CC"/>
    <w:rsid w:val="007777EB"/>
    <w:rsid w:val="00800586"/>
    <w:rsid w:val="00841672"/>
    <w:rsid w:val="00895FFA"/>
    <w:rsid w:val="008D0194"/>
    <w:rsid w:val="009109C6"/>
    <w:rsid w:val="00945075"/>
    <w:rsid w:val="00947BAD"/>
    <w:rsid w:val="0096190E"/>
    <w:rsid w:val="009A2FCD"/>
    <w:rsid w:val="009A36B2"/>
    <w:rsid w:val="009C5A08"/>
    <w:rsid w:val="009E3375"/>
    <w:rsid w:val="00A14B25"/>
    <w:rsid w:val="00A458E5"/>
    <w:rsid w:val="00A4670F"/>
    <w:rsid w:val="00A5531D"/>
    <w:rsid w:val="00A72EB9"/>
    <w:rsid w:val="00A73250"/>
    <w:rsid w:val="00A82354"/>
    <w:rsid w:val="00A940F9"/>
    <w:rsid w:val="00B83F9F"/>
    <w:rsid w:val="00BC1BCC"/>
    <w:rsid w:val="00BD2A8E"/>
    <w:rsid w:val="00BD6AED"/>
    <w:rsid w:val="00BE0CCC"/>
    <w:rsid w:val="00C15368"/>
    <w:rsid w:val="00CD1CF6"/>
    <w:rsid w:val="00D41FCE"/>
    <w:rsid w:val="00D77B30"/>
    <w:rsid w:val="00E06B42"/>
    <w:rsid w:val="00E2139B"/>
    <w:rsid w:val="00E82222"/>
    <w:rsid w:val="00EB3B2A"/>
    <w:rsid w:val="00ED487B"/>
    <w:rsid w:val="00EF6F6D"/>
    <w:rsid w:val="00F062F2"/>
    <w:rsid w:val="00F13BC5"/>
    <w:rsid w:val="00F57625"/>
    <w:rsid w:val="00F9365E"/>
    <w:rsid w:val="00FA7FAF"/>
    <w:rsid w:val="00FC46CD"/>
    <w:rsid w:val="00FF2609"/>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7B00CF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ZA"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062F2"/>
    <w:pPr>
      <w:spacing w:after="200" w:line="276" w:lineRule="auto"/>
    </w:pPr>
    <w:rPr>
      <w:rFonts w:ascii="Calibri" w:eastAsia="Calibri" w:hAnsi="Calibri" w:cs="Times New Roman"/>
      <w:lang w:val="en-US"/>
    </w:rPr>
  </w:style>
  <w:style w:type="paragraph" w:styleId="Heading1">
    <w:name w:val="heading 1"/>
    <w:basedOn w:val="Normal"/>
    <w:next w:val="Normal"/>
    <w:link w:val="Heading1Char"/>
    <w:uiPriority w:val="9"/>
    <w:qFormat/>
    <w:rsid w:val="0058306F"/>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841672"/>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45075"/>
    <w:pPr>
      <w:tabs>
        <w:tab w:val="center" w:pos="4513"/>
        <w:tab w:val="right" w:pos="9026"/>
      </w:tabs>
    </w:pPr>
  </w:style>
  <w:style w:type="character" w:customStyle="1" w:styleId="HeaderChar">
    <w:name w:val="Header Char"/>
    <w:basedOn w:val="DefaultParagraphFont"/>
    <w:link w:val="Header"/>
    <w:uiPriority w:val="99"/>
    <w:rsid w:val="00945075"/>
  </w:style>
  <w:style w:type="paragraph" w:styleId="Footer">
    <w:name w:val="footer"/>
    <w:basedOn w:val="Normal"/>
    <w:link w:val="FooterChar"/>
    <w:uiPriority w:val="99"/>
    <w:unhideWhenUsed/>
    <w:rsid w:val="00945075"/>
    <w:pPr>
      <w:tabs>
        <w:tab w:val="center" w:pos="4513"/>
        <w:tab w:val="right" w:pos="9026"/>
      </w:tabs>
    </w:pPr>
  </w:style>
  <w:style w:type="character" w:customStyle="1" w:styleId="FooterChar">
    <w:name w:val="Footer Char"/>
    <w:basedOn w:val="DefaultParagraphFont"/>
    <w:link w:val="Footer"/>
    <w:uiPriority w:val="99"/>
    <w:rsid w:val="00945075"/>
  </w:style>
  <w:style w:type="paragraph" w:styleId="BalloonText">
    <w:name w:val="Balloon Text"/>
    <w:basedOn w:val="Normal"/>
    <w:link w:val="BalloonTextChar"/>
    <w:uiPriority w:val="99"/>
    <w:semiHidden/>
    <w:unhideWhenUsed/>
    <w:rsid w:val="00945075"/>
    <w:rPr>
      <w:rFonts w:ascii="Tahoma" w:hAnsi="Tahoma" w:cs="Tahoma"/>
      <w:sz w:val="16"/>
      <w:szCs w:val="16"/>
    </w:rPr>
  </w:style>
  <w:style w:type="character" w:customStyle="1" w:styleId="BalloonTextChar">
    <w:name w:val="Balloon Text Char"/>
    <w:basedOn w:val="DefaultParagraphFont"/>
    <w:link w:val="BalloonText"/>
    <w:uiPriority w:val="99"/>
    <w:semiHidden/>
    <w:rsid w:val="00945075"/>
    <w:rPr>
      <w:rFonts w:ascii="Tahoma" w:hAnsi="Tahoma" w:cs="Tahoma"/>
      <w:sz w:val="16"/>
      <w:szCs w:val="16"/>
    </w:rPr>
  </w:style>
  <w:style w:type="paragraph" w:styleId="ListParagraph">
    <w:name w:val="List Paragraph"/>
    <w:basedOn w:val="Normal"/>
    <w:uiPriority w:val="34"/>
    <w:qFormat/>
    <w:rsid w:val="00945075"/>
    <w:pPr>
      <w:ind w:left="720"/>
      <w:contextualSpacing/>
    </w:pPr>
  </w:style>
  <w:style w:type="table" w:styleId="TableGrid">
    <w:name w:val="Table Grid"/>
    <w:basedOn w:val="TableNormal"/>
    <w:uiPriority w:val="59"/>
    <w:rsid w:val="00467920"/>
    <w:pPr>
      <w:jc w:val="both"/>
    </w:pPr>
    <w:rPr>
      <w:rFonts w:ascii="Calibri" w:hAnsi="Calibri" w:cs="Times New Roman"/>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841672"/>
    <w:rPr>
      <w:rFonts w:asciiTheme="majorHAnsi" w:eastAsiaTheme="majorEastAsia" w:hAnsiTheme="majorHAnsi" w:cstheme="majorBidi"/>
      <w:color w:val="365F91" w:themeColor="accent1" w:themeShade="BF"/>
      <w:sz w:val="26"/>
      <w:szCs w:val="26"/>
      <w:lang w:val="en-US"/>
    </w:rPr>
  </w:style>
  <w:style w:type="character" w:customStyle="1" w:styleId="Heading1Char">
    <w:name w:val="Heading 1 Char"/>
    <w:basedOn w:val="DefaultParagraphFont"/>
    <w:link w:val="Heading1"/>
    <w:uiPriority w:val="9"/>
    <w:rsid w:val="0058306F"/>
    <w:rPr>
      <w:rFonts w:asciiTheme="majorHAnsi" w:eastAsiaTheme="majorEastAsia" w:hAnsiTheme="majorHAnsi" w:cstheme="majorBidi"/>
      <w:color w:val="365F91" w:themeColor="accent1" w:themeShade="BF"/>
      <w:sz w:val="32"/>
      <w:szCs w:val="32"/>
      <w:lang w:val="en-US"/>
    </w:rPr>
  </w:style>
  <w:style w:type="character" w:styleId="Hyperlink">
    <w:name w:val="Hyperlink"/>
    <w:basedOn w:val="DefaultParagraphFont"/>
    <w:uiPriority w:val="99"/>
    <w:unhideWhenUsed/>
    <w:rsid w:val="00947BAD"/>
    <w:rPr>
      <w:color w:val="0000FF" w:themeColor="hyperlink"/>
      <w:u w:val="single"/>
    </w:rPr>
  </w:style>
  <w:style w:type="paragraph" w:styleId="Revision">
    <w:name w:val="Revision"/>
    <w:hidden/>
    <w:uiPriority w:val="99"/>
    <w:semiHidden/>
    <w:rsid w:val="00895FFA"/>
    <w:rPr>
      <w:rFonts w:ascii="Calibri" w:eastAsia="Calibri" w:hAnsi="Calibri" w:cs="Times New Roman"/>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ZA"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062F2"/>
    <w:pPr>
      <w:spacing w:after="200" w:line="276" w:lineRule="auto"/>
    </w:pPr>
    <w:rPr>
      <w:rFonts w:ascii="Calibri" w:eastAsia="Calibri" w:hAnsi="Calibri" w:cs="Times New Roman"/>
      <w:lang w:val="en-US"/>
    </w:rPr>
  </w:style>
  <w:style w:type="paragraph" w:styleId="Heading1">
    <w:name w:val="heading 1"/>
    <w:basedOn w:val="Normal"/>
    <w:next w:val="Normal"/>
    <w:link w:val="Heading1Char"/>
    <w:uiPriority w:val="9"/>
    <w:qFormat/>
    <w:rsid w:val="0058306F"/>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841672"/>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45075"/>
    <w:pPr>
      <w:tabs>
        <w:tab w:val="center" w:pos="4513"/>
        <w:tab w:val="right" w:pos="9026"/>
      </w:tabs>
    </w:pPr>
  </w:style>
  <w:style w:type="character" w:customStyle="1" w:styleId="HeaderChar">
    <w:name w:val="Header Char"/>
    <w:basedOn w:val="DefaultParagraphFont"/>
    <w:link w:val="Header"/>
    <w:uiPriority w:val="99"/>
    <w:rsid w:val="00945075"/>
  </w:style>
  <w:style w:type="paragraph" w:styleId="Footer">
    <w:name w:val="footer"/>
    <w:basedOn w:val="Normal"/>
    <w:link w:val="FooterChar"/>
    <w:uiPriority w:val="99"/>
    <w:unhideWhenUsed/>
    <w:rsid w:val="00945075"/>
    <w:pPr>
      <w:tabs>
        <w:tab w:val="center" w:pos="4513"/>
        <w:tab w:val="right" w:pos="9026"/>
      </w:tabs>
    </w:pPr>
  </w:style>
  <w:style w:type="character" w:customStyle="1" w:styleId="FooterChar">
    <w:name w:val="Footer Char"/>
    <w:basedOn w:val="DefaultParagraphFont"/>
    <w:link w:val="Footer"/>
    <w:uiPriority w:val="99"/>
    <w:rsid w:val="00945075"/>
  </w:style>
  <w:style w:type="paragraph" w:styleId="BalloonText">
    <w:name w:val="Balloon Text"/>
    <w:basedOn w:val="Normal"/>
    <w:link w:val="BalloonTextChar"/>
    <w:uiPriority w:val="99"/>
    <w:semiHidden/>
    <w:unhideWhenUsed/>
    <w:rsid w:val="00945075"/>
    <w:rPr>
      <w:rFonts w:ascii="Tahoma" w:hAnsi="Tahoma" w:cs="Tahoma"/>
      <w:sz w:val="16"/>
      <w:szCs w:val="16"/>
    </w:rPr>
  </w:style>
  <w:style w:type="character" w:customStyle="1" w:styleId="BalloonTextChar">
    <w:name w:val="Balloon Text Char"/>
    <w:basedOn w:val="DefaultParagraphFont"/>
    <w:link w:val="BalloonText"/>
    <w:uiPriority w:val="99"/>
    <w:semiHidden/>
    <w:rsid w:val="00945075"/>
    <w:rPr>
      <w:rFonts w:ascii="Tahoma" w:hAnsi="Tahoma" w:cs="Tahoma"/>
      <w:sz w:val="16"/>
      <w:szCs w:val="16"/>
    </w:rPr>
  </w:style>
  <w:style w:type="paragraph" w:styleId="ListParagraph">
    <w:name w:val="List Paragraph"/>
    <w:basedOn w:val="Normal"/>
    <w:uiPriority w:val="34"/>
    <w:qFormat/>
    <w:rsid w:val="00945075"/>
    <w:pPr>
      <w:ind w:left="720"/>
      <w:contextualSpacing/>
    </w:pPr>
  </w:style>
  <w:style w:type="table" w:styleId="TableGrid">
    <w:name w:val="Table Grid"/>
    <w:basedOn w:val="TableNormal"/>
    <w:uiPriority w:val="59"/>
    <w:rsid w:val="00467920"/>
    <w:pPr>
      <w:jc w:val="both"/>
    </w:pPr>
    <w:rPr>
      <w:rFonts w:ascii="Calibri" w:hAnsi="Calibri" w:cs="Times New Roman"/>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841672"/>
    <w:rPr>
      <w:rFonts w:asciiTheme="majorHAnsi" w:eastAsiaTheme="majorEastAsia" w:hAnsiTheme="majorHAnsi" w:cstheme="majorBidi"/>
      <w:color w:val="365F91" w:themeColor="accent1" w:themeShade="BF"/>
      <w:sz w:val="26"/>
      <w:szCs w:val="26"/>
      <w:lang w:val="en-US"/>
    </w:rPr>
  </w:style>
  <w:style w:type="character" w:customStyle="1" w:styleId="Heading1Char">
    <w:name w:val="Heading 1 Char"/>
    <w:basedOn w:val="DefaultParagraphFont"/>
    <w:link w:val="Heading1"/>
    <w:uiPriority w:val="9"/>
    <w:rsid w:val="0058306F"/>
    <w:rPr>
      <w:rFonts w:asciiTheme="majorHAnsi" w:eastAsiaTheme="majorEastAsia" w:hAnsiTheme="majorHAnsi" w:cstheme="majorBidi"/>
      <w:color w:val="365F91" w:themeColor="accent1" w:themeShade="BF"/>
      <w:sz w:val="32"/>
      <w:szCs w:val="32"/>
      <w:lang w:val="en-US"/>
    </w:rPr>
  </w:style>
  <w:style w:type="character" w:styleId="Hyperlink">
    <w:name w:val="Hyperlink"/>
    <w:basedOn w:val="DefaultParagraphFont"/>
    <w:uiPriority w:val="99"/>
    <w:unhideWhenUsed/>
    <w:rsid w:val="00947BAD"/>
    <w:rPr>
      <w:color w:val="0000FF" w:themeColor="hyperlink"/>
      <w:u w:val="single"/>
    </w:rPr>
  </w:style>
  <w:style w:type="paragraph" w:styleId="Revision">
    <w:name w:val="Revision"/>
    <w:hidden/>
    <w:uiPriority w:val="99"/>
    <w:semiHidden/>
    <w:rsid w:val="00895FFA"/>
    <w:rPr>
      <w:rFonts w:ascii="Calibri" w:eastAsia="Calibri" w:hAnsi="Calibri" w:cs="Times New Roman"/>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4431414">
      <w:bodyDiv w:val="1"/>
      <w:marLeft w:val="0"/>
      <w:marRight w:val="0"/>
      <w:marTop w:val="0"/>
      <w:marBottom w:val="0"/>
      <w:divBdr>
        <w:top w:val="none" w:sz="0" w:space="0" w:color="auto"/>
        <w:left w:val="none" w:sz="0" w:space="0" w:color="auto"/>
        <w:bottom w:val="none" w:sz="0" w:space="0" w:color="auto"/>
        <w:right w:val="none" w:sz="0" w:space="0" w:color="auto"/>
      </w:divBdr>
    </w:div>
    <w:div w:id="12287603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info@settlerspark.co.za" TargetMode="External"/><Relationship Id="rId13"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mailto:carecentremgr@settlerspark.co.za"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4</Pages>
  <Words>1035</Words>
  <Characters>5395</Characters>
  <Application>Microsoft Office Word</Application>
  <DocSecurity>4</DocSecurity>
  <Lines>1798</Lines>
  <Paragraphs>584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5846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Judy Boland</dc:creator>
  <cp:lastModifiedBy>Judy Boland</cp:lastModifiedBy>
  <cp:revision>2</cp:revision>
  <cp:lastPrinted>2019-11-01T06:11:00Z</cp:lastPrinted>
  <dcterms:created xsi:type="dcterms:W3CDTF">2019-12-27T13:32:00Z</dcterms:created>
  <dcterms:modified xsi:type="dcterms:W3CDTF">2019-12-27T13:32:00Z</dcterms:modified>
</cp:coreProperties>
</file>