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C235D1" w14:textId="77777777" w:rsidR="00841672" w:rsidRDefault="00841672" w:rsidP="0058306F">
      <w:pPr>
        <w:pStyle w:val="Heading1"/>
      </w:pPr>
      <w:r>
        <w:t>P</w:t>
      </w:r>
      <w:r w:rsidR="0058306F">
        <w:t>olicy</w:t>
      </w:r>
    </w:p>
    <w:p w14:paraId="2597638D" w14:textId="254A63A7"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Date of last change:</w:t>
      </w:r>
      <w:r>
        <w:rPr>
          <w:rFonts w:asciiTheme="minorHAnsi" w:hAnsiTheme="minorHAnsi" w:cstheme="minorHAnsi"/>
          <w:sz w:val="24"/>
          <w:szCs w:val="24"/>
        </w:rPr>
        <w:tab/>
      </w:r>
      <w:r>
        <w:rPr>
          <w:rFonts w:asciiTheme="minorHAnsi" w:hAnsiTheme="minorHAnsi" w:cstheme="minorHAnsi"/>
          <w:sz w:val="24"/>
          <w:szCs w:val="24"/>
        </w:rPr>
        <w:tab/>
        <w:t>2019-</w:t>
      </w:r>
      <w:r w:rsidR="00F73E6A">
        <w:rPr>
          <w:rFonts w:asciiTheme="minorHAnsi" w:hAnsiTheme="minorHAnsi" w:cstheme="minorHAnsi"/>
          <w:sz w:val="24"/>
          <w:szCs w:val="24"/>
        </w:rPr>
        <w:t>12-27</w:t>
      </w:r>
    </w:p>
    <w:p w14:paraId="3BD2DCC8" w14:textId="77777777"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Date approved by SP Board:</w:t>
      </w:r>
      <w:r>
        <w:rPr>
          <w:rFonts w:asciiTheme="minorHAnsi" w:hAnsiTheme="minorHAnsi" w:cstheme="minorHAnsi"/>
          <w:sz w:val="24"/>
          <w:szCs w:val="24"/>
        </w:rPr>
        <w:tab/>
        <w:t>TBA</w:t>
      </w:r>
    </w:p>
    <w:p w14:paraId="236CC637" w14:textId="0DC1AD9F"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Effective Date:</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00F73E6A">
        <w:rPr>
          <w:rFonts w:asciiTheme="minorHAnsi" w:hAnsiTheme="minorHAnsi" w:cstheme="minorHAnsi"/>
          <w:sz w:val="24"/>
          <w:szCs w:val="24"/>
        </w:rPr>
        <w:t>2019-12-27</w:t>
      </w:r>
    </w:p>
    <w:p w14:paraId="1EFCF27E" w14:textId="77777777" w:rsidR="0037640C" w:rsidRDefault="0037640C" w:rsidP="002C536B">
      <w:pPr>
        <w:spacing w:after="0" w:line="240" w:lineRule="auto"/>
        <w:jc w:val="both"/>
        <w:rPr>
          <w:rFonts w:asciiTheme="minorHAnsi" w:hAnsiTheme="minorHAnsi" w:cstheme="minorHAnsi"/>
          <w:sz w:val="24"/>
          <w:szCs w:val="24"/>
        </w:rPr>
      </w:pPr>
    </w:p>
    <w:p w14:paraId="596E8C17" w14:textId="67EEB460" w:rsidR="00F73E6A" w:rsidRDefault="00F062F2" w:rsidP="00F73E6A">
      <w:pPr>
        <w:pStyle w:val="NormalWeb"/>
        <w:shd w:val="clear" w:color="auto" w:fill="FFFFFF"/>
        <w:spacing w:before="0" w:beforeAutospacing="0" w:after="0" w:afterAutospacing="0"/>
        <w:jc w:val="both"/>
        <w:rPr>
          <w:rFonts w:asciiTheme="minorHAnsi" w:hAnsiTheme="minorHAnsi" w:cstheme="minorHAnsi"/>
          <w:color w:val="333333"/>
        </w:rPr>
      </w:pPr>
      <w:r w:rsidRPr="00F73E6A">
        <w:rPr>
          <w:rFonts w:asciiTheme="minorHAnsi" w:hAnsiTheme="minorHAnsi" w:cstheme="minorHAnsi"/>
        </w:rPr>
        <w:t xml:space="preserve">Settlers Park is committed to </w:t>
      </w:r>
      <w:r w:rsidR="00A5531D" w:rsidRPr="00F73E6A">
        <w:rPr>
          <w:rFonts w:asciiTheme="minorHAnsi" w:hAnsiTheme="minorHAnsi" w:cstheme="minorHAnsi"/>
        </w:rPr>
        <w:t xml:space="preserve">providing </w:t>
      </w:r>
      <w:r w:rsidR="00F73E6A" w:rsidRPr="00F73E6A">
        <w:rPr>
          <w:rFonts w:asciiTheme="minorHAnsi" w:hAnsiTheme="minorHAnsi" w:cstheme="minorHAnsi"/>
        </w:rPr>
        <w:t xml:space="preserve">a safe environment for </w:t>
      </w:r>
      <w:r w:rsidR="00F73E6A">
        <w:rPr>
          <w:rFonts w:asciiTheme="minorHAnsi" w:hAnsiTheme="minorHAnsi" w:cstheme="minorHAnsi"/>
        </w:rPr>
        <w:t>its E</w:t>
      </w:r>
      <w:r w:rsidR="00F73E6A" w:rsidRPr="00F73E6A">
        <w:rPr>
          <w:rFonts w:asciiTheme="minorHAnsi" w:hAnsiTheme="minorHAnsi" w:cstheme="minorHAnsi"/>
        </w:rPr>
        <w:t xml:space="preserve">mployees and also compliance with the associated legislation, namely the </w:t>
      </w:r>
      <w:r w:rsidR="00F73E6A" w:rsidRPr="00F73E6A">
        <w:rPr>
          <w:rFonts w:asciiTheme="minorHAnsi" w:hAnsiTheme="minorHAnsi" w:cstheme="minorHAnsi"/>
          <w:color w:val="333333"/>
        </w:rPr>
        <w:t>Occupational Health and Safety Act, Act 85 of 1993</w:t>
      </w:r>
      <w:r w:rsidR="00F73E6A">
        <w:rPr>
          <w:rFonts w:asciiTheme="minorHAnsi" w:hAnsiTheme="minorHAnsi" w:cstheme="minorHAnsi"/>
          <w:color w:val="333333"/>
        </w:rPr>
        <w:t xml:space="preserve">. </w:t>
      </w:r>
    </w:p>
    <w:p w14:paraId="24F6F1C2" w14:textId="77777777" w:rsid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rPr>
      </w:pPr>
    </w:p>
    <w:p w14:paraId="31D6B47D" w14:textId="0BC253CD" w:rsid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rPr>
      </w:pPr>
      <w:r>
        <w:rPr>
          <w:rFonts w:asciiTheme="minorHAnsi" w:hAnsiTheme="minorHAnsi" w:cstheme="minorHAnsi"/>
          <w:color w:val="333333"/>
        </w:rPr>
        <w:t xml:space="preserve">This legislation, while specifically directed at Employees, may be affected by the ‘public’ or in terms of our business, the Residents of at Settlers Park in that the </w:t>
      </w:r>
      <w:bookmarkStart w:id="0" w:name="_GoBack"/>
      <w:bookmarkEnd w:id="0"/>
      <w:r>
        <w:rPr>
          <w:rFonts w:asciiTheme="minorHAnsi" w:hAnsiTheme="minorHAnsi" w:cstheme="minorHAnsi"/>
          <w:color w:val="333333"/>
        </w:rPr>
        <w:t>, that of Residents and that of Employees and will therefore be addressed separately hereafter.</w:t>
      </w:r>
    </w:p>
    <w:p w14:paraId="147B7111" w14:textId="77777777" w:rsid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rPr>
      </w:pPr>
    </w:p>
    <w:p w14:paraId="15220957" w14:textId="616D6709" w:rsidR="00F73E6A" w:rsidRPr="00F73E6A" w:rsidRDefault="00F73E6A" w:rsidP="00F73E6A">
      <w:pPr>
        <w:pStyle w:val="Heading1"/>
        <w:rPr>
          <w:sz w:val="28"/>
        </w:rPr>
      </w:pPr>
      <w:r>
        <w:rPr>
          <w:sz w:val="28"/>
        </w:rPr>
        <w:t>Residents</w:t>
      </w:r>
    </w:p>
    <w:p w14:paraId="38BBBBD7" w14:textId="77777777" w:rsid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rPr>
      </w:pPr>
    </w:p>
    <w:p w14:paraId="59F4D819" w14:textId="0F455958"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Pr>
          <w:rFonts w:asciiTheme="minorHAnsi" w:hAnsiTheme="minorHAnsi" w:cstheme="minorHAnsi"/>
          <w:color w:val="333333"/>
        </w:rPr>
        <w:t xml:space="preserve">The legislation </w:t>
      </w:r>
      <w:r w:rsidRPr="00F73E6A">
        <w:rPr>
          <w:rFonts w:asciiTheme="minorHAnsi" w:hAnsiTheme="minorHAnsi" w:cstheme="minorHAnsi"/>
          <w:color w:val="333333"/>
        </w:rPr>
        <w:t xml:space="preserve">requires </w:t>
      </w:r>
      <w:r>
        <w:rPr>
          <w:rFonts w:asciiTheme="minorHAnsi" w:hAnsiTheme="minorHAnsi" w:cstheme="minorHAnsi"/>
          <w:color w:val="333333"/>
        </w:rPr>
        <w:t xml:space="preserve">Settlers Park </w:t>
      </w:r>
      <w:r w:rsidRPr="00F73E6A">
        <w:rPr>
          <w:rFonts w:asciiTheme="minorHAnsi" w:hAnsiTheme="minorHAnsi" w:cstheme="minorHAnsi"/>
          <w:color w:val="333333"/>
        </w:rPr>
        <w:t>to provide and maintain as fa</w:t>
      </w:r>
      <w:r>
        <w:rPr>
          <w:rFonts w:asciiTheme="minorHAnsi" w:hAnsiTheme="minorHAnsi" w:cstheme="minorHAnsi"/>
          <w:color w:val="333333"/>
        </w:rPr>
        <w:t xml:space="preserve">r as reasonable and practical a living </w:t>
      </w:r>
      <w:r w:rsidRPr="00F73E6A">
        <w:rPr>
          <w:rFonts w:asciiTheme="minorHAnsi" w:hAnsiTheme="minorHAnsi" w:cstheme="minorHAnsi"/>
          <w:color w:val="333333"/>
        </w:rPr>
        <w:t xml:space="preserve">environment that is safe and without risk to the health of </w:t>
      </w:r>
      <w:r>
        <w:rPr>
          <w:rFonts w:asciiTheme="minorHAnsi" w:hAnsiTheme="minorHAnsi" w:cstheme="minorHAnsi"/>
          <w:color w:val="333333"/>
        </w:rPr>
        <w:t>the Residents</w:t>
      </w:r>
      <w:r w:rsidRPr="00F73E6A">
        <w:rPr>
          <w:rFonts w:asciiTheme="minorHAnsi" w:hAnsiTheme="minorHAnsi" w:cstheme="minorHAnsi"/>
          <w:color w:val="333333"/>
        </w:rPr>
        <w:t>.</w:t>
      </w:r>
    </w:p>
    <w:p w14:paraId="21133018"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sidRPr="00F73E6A">
        <w:rPr>
          <w:rFonts w:asciiTheme="minorHAnsi" w:hAnsiTheme="minorHAnsi" w:cstheme="minorHAnsi"/>
          <w:color w:val="333333"/>
        </w:rPr>
        <w:t> </w:t>
      </w:r>
    </w:p>
    <w:p w14:paraId="7828C99B"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sidRPr="00F73E6A">
        <w:rPr>
          <w:rFonts w:asciiTheme="minorHAnsi" w:hAnsiTheme="minorHAnsi" w:cstheme="minorHAnsi"/>
          <w:color w:val="333333"/>
        </w:rPr>
        <w:t>Section 7 of the Act provides direction to employers concerning the health and safety policy of the organisation.</w:t>
      </w:r>
    </w:p>
    <w:p w14:paraId="29C1D291" w14:textId="0257F017" w:rsidR="00F73E6A" w:rsidRPr="00F73E6A" w:rsidRDefault="00F73E6A" w:rsidP="00F73E6A">
      <w:pPr>
        <w:pStyle w:val="Heading1"/>
        <w:rPr>
          <w:sz w:val="28"/>
        </w:rPr>
      </w:pPr>
      <w:r>
        <w:rPr>
          <w:sz w:val="28"/>
        </w:rPr>
        <w:t>Employee</w:t>
      </w:r>
    </w:p>
    <w:p w14:paraId="4FCB24B0"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p>
    <w:p w14:paraId="3F4B44A3"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sidRPr="00F73E6A">
        <w:rPr>
          <w:rFonts w:asciiTheme="minorHAnsi" w:hAnsiTheme="minorHAnsi" w:cstheme="minorHAnsi"/>
          <w:color w:val="333333"/>
        </w:rPr>
        <w:t xml:space="preserve">According to this section the employer will be obligated to have a health and safety policy once the chief inspector has directed him to do so. It would therefore not be compulsory for all organisations to formulate and implement a health and safety </w:t>
      </w:r>
      <w:proofErr w:type="spellStart"/>
      <w:r w:rsidRPr="00F73E6A">
        <w:rPr>
          <w:rFonts w:asciiTheme="minorHAnsi" w:hAnsiTheme="minorHAnsi" w:cstheme="minorHAnsi"/>
          <w:color w:val="333333"/>
        </w:rPr>
        <w:t>policybut</w:t>
      </w:r>
      <w:proofErr w:type="spellEnd"/>
      <w:r w:rsidRPr="00F73E6A">
        <w:rPr>
          <w:rFonts w:asciiTheme="minorHAnsi" w:hAnsiTheme="minorHAnsi" w:cstheme="minorHAnsi"/>
          <w:color w:val="333333"/>
        </w:rPr>
        <w:t xml:space="preserve"> the employer is still duty-bound to inform employees of work related risks and dangers. According to legal prescription the employer must inform employees how work related risks and dangers could be prevented.</w:t>
      </w:r>
    </w:p>
    <w:p w14:paraId="4594ECBE"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sidRPr="00F73E6A">
        <w:rPr>
          <w:rFonts w:asciiTheme="minorHAnsi" w:hAnsiTheme="minorHAnsi" w:cstheme="minorHAnsi"/>
          <w:color w:val="333333"/>
        </w:rPr>
        <w:t> </w:t>
      </w:r>
    </w:p>
    <w:p w14:paraId="7D4B1275"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sidRPr="00F73E6A">
        <w:rPr>
          <w:rFonts w:asciiTheme="minorHAnsi" w:hAnsiTheme="minorHAnsi" w:cstheme="minorHAnsi"/>
          <w:color w:val="333333"/>
        </w:rPr>
        <w:t>A health and safety policy could prove to be a valuable tool in this regard, in fact the importance of work related policies and procedures cannot be over emphasised. In a home there are usually rules that the family abides by which brings order to the home. The same applies to the workplace; rules and regulations bring order to the workplace</w:t>
      </w:r>
      <w:r w:rsidRPr="00F73E6A">
        <w:rPr>
          <w:rStyle w:val="Strong"/>
          <w:rFonts w:asciiTheme="minorHAnsi" w:hAnsiTheme="minorHAnsi" w:cstheme="minorHAnsi"/>
          <w:color w:val="333333"/>
        </w:rPr>
        <w:t>.</w:t>
      </w:r>
    </w:p>
    <w:p w14:paraId="440FFFC0"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sidRPr="00F73E6A">
        <w:rPr>
          <w:rFonts w:asciiTheme="minorHAnsi" w:hAnsiTheme="minorHAnsi" w:cstheme="minorHAnsi"/>
          <w:color w:val="333333"/>
        </w:rPr>
        <w:t> </w:t>
      </w:r>
    </w:p>
    <w:p w14:paraId="34D33C25"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sidRPr="00F73E6A">
        <w:rPr>
          <w:rFonts w:asciiTheme="minorHAnsi" w:hAnsiTheme="minorHAnsi" w:cstheme="minorHAnsi"/>
          <w:color w:val="333333"/>
        </w:rPr>
        <w:t xml:space="preserve">Employers need to comply with </w:t>
      </w:r>
      <w:proofErr w:type="spellStart"/>
      <w:r w:rsidRPr="00F73E6A">
        <w:rPr>
          <w:rFonts w:asciiTheme="minorHAnsi" w:hAnsiTheme="minorHAnsi" w:cstheme="minorHAnsi"/>
          <w:color w:val="333333"/>
        </w:rPr>
        <w:t>minumum</w:t>
      </w:r>
      <w:proofErr w:type="spellEnd"/>
      <w:r w:rsidRPr="00F73E6A">
        <w:rPr>
          <w:rFonts w:asciiTheme="minorHAnsi" w:hAnsiTheme="minorHAnsi" w:cstheme="minorHAnsi"/>
          <w:color w:val="333333"/>
        </w:rPr>
        <w:t xml:space="preserve"> standard legislation but the </w:t>
      </w:r>
      <w:proofErr w:type="gramStart"/>
      <w:r w:rsidRPr="00F73E6A">
        <w:rPr>
          <w:rFonts w:asciiTheme="minorHAnsi" w:hAnsiTheme="minorHAnsi" w:cstheme="minorHAnsi"/>
          <w:color w:val="333333"/>
        </w:rPr>
        <w:t>employer also have</w:t>
      </w:r>
      <w:proofErr w:type="gramEnd"/>
      <w:r w:rsidRPr="00F73E6A">
        <w:rPr>
          <w:rFonts w:asciiTheme="minorHAnsi" w:hAnsiTheme="minorHAnsi" w:cstheme="minorHAnsi"/>
          <w:color w:val="333333"/>
        </w:rPr>
        <w:t xml:space="preserve"> the right to set a better standard for their particular business. It is imperative to communicate these standards to employees and other role players like contractors. This should preferably be done in writing and these documents are called policies and procedures.</w:t>
      </w:r>
    </w:p>
    <w:p w14:paraId="26B737A7"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sidRPr="00F73E6A">
        <w:rPr>
          <w:rFonts w:asciiTheme="minorHAnsi" w:hAnsiTheme="minorHAnsi" w:cstheme="minorHAnsi"/>
          <w:color w:val="333333"/>
        </w:rPr>
        <w:t> </w:t>
      </w:r>
    </w:p>
    <w:p w14:paraId="5DDEBDD5" w14:textId="77777777" w:rsidR="00F73E6A" w:rsidRPr="00F73E6A" w:rsidRDefault="00F73E6A" w:rsidP="00F73E6A">
      <w:pPr>
        <w:pStyle w:val="NormalWeb"/>
        <w:shd w:val="clear" w:color="auto" w:fill="FFFFFF"/>
        <w:spacing w:before="0" w:beforeAutospacing="0" w:after="0" w:afterAutospacing="0"/>
        <w:jc w:val="both"/>
        <w:rPr>
          <w:rFonts w:asciiTheme="minorHAnsi" w:hAnsiTheme="minorHAnsi" w:cstheme="minorHAnsi"/>
          <w:color w:val="333333"/>
          <w:sz w:val="20"/>
          <w:szCs w:val="20"/>
        </w:rPr>
      </w:pPr>
      <w:r w:rsidRPr="00F73E6A">
        <w:rPr>
          <w:rFonts w:asciiTheme="minorHAnsi" w:hAnsiTheme="minorHAnsi" w:cstheme="minorHAnsi"/>
          <w:color w:val="333333"/>
        </w:rPr>
        <w:lastRenderedPageBreak/>
        <w:t>Policy documents also provide direction to all company activities and provide the criteria to measure and evaluate efficiency. In short, policies and procedures could be described as a set of documents that describe an organisation's policies for operation and the procedures necessary to fulfil the policies. Without it, it would basically be impossible to effectively control and manage employees and other role players. </w:t>
      </w:r>
    </w:p>
    <w:p w14:paraId="4DC1A0ED" w14:textId="758A6941" w:rsidR="00145A34" w:rsidRPr="00F73E6A" w:rsidRDefault="00145A34" w:rsidP="00F73E6A">
      <w:pPr>
        <w:spacing w:after="0" w:line="240" w:lineRule="auto"/>
        <w:jc w:val="both"/>
        <w:rPr>
          <w:rFonts w:asciiTheme="minorHAnsi" w:hAnsiTheme="minorHAnsi" w:cstheme="minorHAnsi"/>
          <w:sz w:val="24"/>
          <w:szCs w:val="24"/>
        </w:rPr>
      </w:pPr>
    </w:p>
    <w:p w14:paraId="1847934B" w14:textId="77777777" w:rsidR="0037640C" w:rsidRPr="00F73E6A" w:rsidRDefault="0037640C" w:rsidP="00F73E6A">
      <w:pPr>
        <w:spacing w:after="0" w:line="240" w:lineRule="auto"/>
        <w:jc w:val="both"/>
        <w:rPr>
          <w:rFonts w:asciiTheme="minorHAnsi" w:eastAsiaTheme="majorEastAsia" w:hAnsiTheme="minorHAnsi" w:cstheme="minorHAnsi"/>
          <w:color w:val="365F91" w:themeColor="accent1" w:themeShade="BF"/>
          <w:sz w:val="32"/>
          <w:szCs w:val="32"/>
        </w:rPr>
      </w:pPr>
      <w:r w:rsidRPr="00F73E6A">
        <w:rPr>
          <w:rFonts w:asciiTheme="minorHAnsi" w:hAnsiTheme="minorHAnsi" w:cstheme="minorHAnsi"/>
        </w:rPr>
        <w:br w:type="page"/>
      </w:r>
    </w:p>
    <w:p w14:paraId="0CEA6D01" w14:textId="77777777" w:rsidR="0058306F" w:rsidRDefault="0058306F" w:rsidP="0058306F">
      <w:pPr>
        <w:pStyle w:val="Heading1"/>
      </w:pPr>
      <w:r>
        <w:lastRenderedPageBreak/>
        <w:t>Procedure</w:t>
      </w:r>
    </w:p>
    <w:p w14:paraId="18648127" w14:textId="77777777" w:rsidR="0058306F" w:rsidRPr="005C4214" w:rsidRDefault="00145A34" w:rsidP="0058306F">
      <w:pPr>
        <w:rPr>
          <w:rFonts w:cs="Calibri"/>
          <w:color w:val="000000" w:themeColor="text1"/>
        </w:rPr>
      </w:pPr>
      <w:r w:rsidRPr="005C4214">
        <w:rPr>
          <w:rFonts w:cs="Calibri"/>
          <w:color w:val="000000" w:themeColor="text1"/>
        </w:rPr>
        <w:t>In the case of the death of a Resident, the responsibilities as far as moveable items are as follows:</w:t>
      </w:r>
    </w:p>
    <w:p w14:paraId="62BB7B13" w14:textId="77777777" w:rsidR="00145A34" w:rsidRPr="005C4214" w:rsidRDefault="00145A34" w:rsidP="0058306F">
      <w:pPr>
        <w:pStyle w:val="ListParagraph"/>
        <w:numPr>
          <w:ilvl w:val="0"/>
          <w:numId w:val="8"/>
        </w:numPr>
        <w:rPr>
          <w:rFonts w:cs="Calibri"/>
          <w:color w:val="000000" w:themeColor="text1"/>
        </w:rPr>
      </w:pPr>
      <w:r w:rsidRPr="005C4214">
        <w:rPr>
          <w:rFonts w:cs="Calibri"/>
          <w:color w:val="000000" w:themeColor="text1"/>
        </w:rPr>
        <w:t xml:space="preserve">The Resident – During her/his lifetime, the Resident should lodge an envelope with the Park containing: </w:t>
      </w:r>
    </w:p>
    <w:p w14:paraId="4D6D73CC" w14:textId="77777777" w:rsidR="00145A34" w:rsidRPr="005C4214" w:rsidRDefault="00145A34" w:rsidP="00145A34">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a copy of her/his Will, and a note specifying where the original can be found</w:t>
      </w:r>
    </w:p>
    <w:p w14:paraId="7B004886" w14:textId="77777777" w:rsidR="00145A34" w:rsidRPr="005C4214" w:rsidRDefault="00145A34" w:rsidP="00145A34">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contact details of the designated executor mentioned in the Will</w:t>
      </w:r>
    </w:p>
    <w:p w14:paraId="54EB40B4" w14:textId="77777777" w:rsidR="00145A34" w:rsidRPr="005C4214" w:rsidRDefault="00145A34" w:rsidP="00145A34">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 xml:space="preserve">contact details of a designated family member who will act for the estate until the executor has been appointed, and </w:t>
      </w:r>
    </w:p>
    <w:p w14:paraId="601E1553" w14:textId="42A475D7" w:rsidR="007550CC" w:rsidRPr="0037640C" w:rsidRDefault="00145A34" w:rsidP="0037640C">
      <w:pPr>
        <w:pStyle w:val="ListParagraph"/>
        <w:numPr>
          <w:ilvl w:val="1"/>
          <w:numId w:val="7"/>
        </w:numPr>
        <w:spacing w:after="0" w:line="240" w:lineRule="auto"/>
        <w:contextualSpacing w:val="0"/>
        <w:rPr>
          <w:rFonts w:cs="Calibri"/>
          <w:color w:val="000000" w:themeColor="text1"/>
        </w:rPr>
      </w:pPr>
      <w:proofErr w:type="gramStart"/>
      <w:r w:rsidRPr="005C4214">
        <w:rPr>
          <w:rFonts w:cs="Calibri"/>
          <w:color w:val="000000" w:themeColor="text1"/>
        </w:rPr>
        <w:t>a</w:t>
      </w:r>
      <w:proofErr w:type="gramEnd"/>
      <w:r w:rsidRPr="005C4214">
        <w:rPr>
          <w:rFonts w:cs="Calibri"/>
          <w:color w:val="000000" w:themeColor="text1"/>
        </w:rPr>
        <w:t xml:space="preserve"> letter to the family member recording any informal instructions concerning disposition of assets </w:t>
      </w:r>
      <w:ins w:id="1" w:author="Charles" w:date="2019-11-14T11:01:00Z">
        <w:r w:rsidR="00411566">
          <w:rPr>
            <w:rFonts w:cs="Calibri"/>
            <w:color w:val="000000" w:themeColor="text1"/>
          </w:rPr>
          <w:t>and personal belongings.</w:t>
        </w:r>
      </w:ins>
      <w:del w:id="2" w:author="Charles" w:date="2019-11-14T11:01:00Z">
        <w:r w:rsidRPr="005C4214">
          <w:rPr>
            <w:rFonts w:cs="Calibri"/>
            <w:color w:val="000000" w:themeColor="text1"/>
          </w:rPr>
          <w:delText xml:space="preserve">e.g. “My wedding ring must go to my granddaughter” or “My lounge suite is to be donated to Settlers Park”. </w:delText>
        </w:r>
      </w:del>
    </w:p>
    <w:p w14:paraId="7D250C7B" w14:textId="77777777" w:rsidR="00D41FCE" w:rsidRPr="005C4214" w:rsidRDefault="00D41FCE" w:rsidP="00145A34">
      <w:pPr>
        <w:pStyle w:val="ListParagraph"/>
        <w:numPr>
          <w:ilvl w:val="0"/>
          <w:numId w:val="7"/>
        </w:numPr>
        <w:spacing w:after="0" w:line="240" w:lineRule="auto"/>
        <w:contextualSpacing w:val="0"/>
        <w:rPr>
          <w:rFonts w:cs="Calibri"/>
          <w:color w:val="000000" w:themeColor="text1"/>
        </w:rPr>
      </w:pPr>
      <w:r w:rsidRPr="005C4214">
        <w:rPr>
          <w:rFonts w:cs="Calibri"/>
          <w:color w:val="000000" w:themeColor="text1"/>
        </w:rPr>
        <w:t>Settlers Park:</w:t>
      </w:r>
    </w:p>
    <w:p w14:paraId="115CCA24" w14:textId="77777777" w:rsidR="00D41FCE" w:rsidRPr="005C4214" w:rsidRDefault="00145A34" w:rsidP="00D41FCE">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 xml:space="preserve">Secure the assets of the deceased.  The cottage should be locked and, if it is possible that other people may have access to keys, the locks must be changed.  </w:t>
      </w:r>
    </w:p>
    <w:p w14:paraId="2FC37982" w14:textId="77777777" w:rsidR="00947BAD" w:rsidRPr="005C4214" w:rsidRDefault="00145A34" w:rsidP="002B21E1">
      <w:pPr>
        <w:pStyle w:val="ListParagraph"/>
        <w:numPr>
          <w:ilvl w:val="1"/>
          <w:numId w:val="7"/>
        </w:numPr>
        <w:spacing w:after="0" w:line="240" w:lineRule="auto"/>
        <w:contextualSpacing w:val="0"/>
        <w:jc w:val="both"/>
        <w:rPr>
          <w:rFonts w:asciiTheme="minorHAnsi" w:hAnsiTheme="minorHAnsi" w:cstheme="minorHAnsi"/>
          <w:color w:val="000000" w:themeColor="text1"/>
          <w:sz w:val="24"/>
          <w:szCs w:val="24"/>
        </w:rPr>
      </w:pPr>
      <w:r w:rsidRPr="005C4214">
        <w:rPr>
          <w:rFonts w:cs="Calibri"/>
          <w:color w:val="000000" w:themeColor="text1"/>
        </w:rPr>
        <w:t xml:space="preserve">Notify the designated executor and family member (as listed in our records and/or identified in the envelope) of the death of the Resident and the rules regarding the disposition of assets.  </w:t>
      </w:r>
    </w:p>
    <w:p w14:paraId="79192D11" w14:textId="30C2C02D" w:rsidR="00947BAD" w:rsidRPr="005C4214" w:rsidRDefault="00145A34" w:rsidP="002B21E1">
      <w:pPr>
        <w:pStyle w:val="ListParagraph"/>
        <w:numPr>
          <w:ilvl w:val="1"/>
          <w:numId w:val="7"/>
        </w:numPr>
        <w:spacing w:after="0" w:line="240" w:lineRule="auto"/>
        <w:contextualSpacing w:val="0"/>
        <w:jc w:val="both"/>
        <w:rPr>
          <w:rFonts w:asciiTheme="minorHAnsi" w:hAnsiTheme="minorHAnsi" w:cstheme="minorHAnsi"/>
          <w:color w:val="000000" w:themeColor="text1"/>
          <w:sz w:val="24"/>
          <w:szCs w:val="24"/>
        </w:rPr>
      </w:pPr>
      <w:r w:rsidRPr="005C4214">
        <w:rPr>
          <w:rFonts w:cs="Calibri"/>
          <w:color w:val="000000" w:themeColor="text1"/>
        </w:rPr>
        <w:t>Identify items mentioned specifically in the will (or other written instructions from the Resident or her/his family) and secure them for the designated family representative or, failing her/him, the Executor of the deceased estate (when appointed).  This could be a few selected items or the entire house</w:t>
      </w:r>
      <w:r w:rsidR="006F1332" w:rsidRPr="005C4214">
        <w:rPr>
          <w:rFonts w:cs="Calibri"/>
          <w:color w:val="000000" w:themeColor="text1"/>
        </w:rPr>
        <w:t>hold, including broken or unwanted items</w:t>
      </w:r>
      <w:r w:rsidRPr="005C4214">
        <w:rPr>
          <w:rFonts w:cs="Calibri"/>
          <w:color w:val="000000" w:themeColor="text1"/>
        </w:rPr>
        <w:t xml:space="preserve">.  If the disposition of these items </w:t>
      </w:r>
      <w:ins w:id="3" w:author="Charles" w:date="2019-11-14T11:01:00Z">
        <w:r w:rsidR="00411566">
          <w:rPr>
            <w:rFonts w:cs="Calibri"/>
            <w:color w:val="000000" w:themeColor="text1"/>
          </w:rPr>
          <w:t>takes</w:t>
        </w:r>
      </w:ins>
      <w:del w:id="4" w:author="Charles" w:date="2019-11-14T11:01:00Z">
        <w:r w:rsidRPr="005C4214">
          <w:rPr>
            <w:rFonts w:cs="Calibri"/>
            <w:color w:val="000000" w:themeColor="text1"/>
          </w:rPr>
          <w:delText>will take</w:delText>
        </w:r>
      </w:del>
      <w:r w:rsidRPr="005C4214">
        <w:rPr>
          <w:rFonts w:cs="Calibri"/>
          <w:color w:val="000000" w:themeColor="text1"/>
        </w:rPr>
        <w:t xml:space="preserve"> more </w:t>
      </w:r>
      <w:del w:id="5" w:author="Charles" w:date="2019-11-14T11:01:00Z">
        <w:r w:rsidRPr="005C4214">
          <w:rPr>
            <w:rFonts w:cs="Calibri"/>
            <w:color w:val="000000" w:themeColor="text1"/>
          </w:rPr>
          <w:delText>t</w:delText>
        </w:r>
        <w:r w:rsidR="006F1332" w:rsidRPr="005C4214">
          <w:rPr>
            <w:rFonts w:cs="Calibri"/>
            <w:color w:val="000000" w:themeColor="text1"/>
          </w:rPr>
          <w:delText xml:space="preserve">ime </w:delText>
        </w:r>
      </w:del>
      <w:r w:rsidR="006F1332" w:rsidRPr="005C4214">
        <w:rPr>
          <w:rFonts w:cs="Calibri"/>
          <w:color w:val="000000" w:themeColor="text1"/>
        </w:rPr>
        <w:t xml:space="preserve">than </w:t>
      </w:r>
      <w:ins w:id="6" w:author="Charles" w:date="2019-11-14T11:01:00Z">
        <w:r w:rsidR="00411566">
          <w:rPr>
            <w:rFonts w:cs="Calibri"/>
            <w:color w:val="000000" w:themeColor="text1"/>
          </w:rPr>
          <w:t>30 of vacating days</w:t>
        </w:r>
      </w:ins>
      <w:del w:id="7" w:author="Charles" w:date="2019-11-14T11:01:00Z">
        <w:r w:rsidR="006F1332" w:rsidRPr="005C4214">
          <w:rPr>
            <w:rFonts w:cs="Calibri"/>
            <w:color w:val="000000" w:themeColor="text1"/>
          </w:rPr>
          <w:delText>is covered by the recent levy payment</w:delText>
        </w:r>
      </w:del>
      <w:r w:rsidR="006F1332" w:rsidRPr="005C4214">
        <w:rPr>
          <w:rFonts w:cs="Calibri"/>
          <w:color w:val="000000" w:themeColor="text1"/>
        </w:rPr>
        <w:t xml:space="preserve">, </w:t>
      </w:r>
      <w:r w:rsidR="009C5A08" w:rsidRPr="005C4214">
        <w:rPr>
          <w:rFonts w:cs="Calibri"/>
          <w:color w:val="000000" w:themeColor="text1"/>
        </w:rPr>
        <w:t>then the Park will</w:t>
      </w:r>
      <w:r w:rsidRPr="005C4214">
        <w:rPr>
          <w:rFonts w:cs="Calibri"/>
          <w:color w:val="000000" w:themeColor="text1"/>
        </w:rPr>
        <w:t xml:space="preserve"> move them to a safe place - a store room, or a commercial storage facility at the cost of the Life Right residual value, or the estate.  </w:t>
      </w:r>
    </w:p>
    <w:p w14:paraId="55E2D1E5" w14:textId="5170A348" w:rsidR="00D41FCE" w:rsidRPr="005C4214" w:rsidRDefault="00947BAD" w:rsidP="002B21E1">
      <w:pPr>
        <w:pStyle w:val="ListParagraph"/>
        <w:numPr>
          <w:ilvl w:val="1"/>
          <w:numId w:val="7"/>
        </w:numPr>
        <w:spacing w:after="0" w:line="240" w:lineRule="auto"/>
        <w:contextualSpacing w:val="0"/>
        <w:jc w:val="both"/>
        <w:rPr>
          <w:rFonts w:asciiTheme="minorHAnsi" w:hAnsiTheme="minorHAnsi" w:cstheme="minorHAnsi"/>
        </w:rPr>
      </w:pPr>
      <w:r w:rsidRPr="005C4214">
        <w:rPr>
          <w:rFonts w:asciiTheme="minorHAnsi" w:hAnsiTheme="minorHAnsi" w:cstheme="minorHAnsi"/>
        </w:rPr>
        <w:t>Anything that may need to be disposed of/thrown away can be done by the Park on the Residents’ behalf.  This may incur a fee depending on the volume of goods as it may be necessary</w:t>
      </w:r>
      <w:ins w:id="8" w:author="Charles" w:date="2019-11-14T11:01:00Z">
        <w:r w:rsidR="00F13BC5">
          <w:rPr>
            <w:rFonts w:asciiTheme="minorHAnsi" w:hAnsiTheme="minorHAnsi" w:cstheme="minorHAnsi"/>
          </w:rPr>
          <w:t>. As the</w:t>
        </w:r>
      </w:ins>
      <w:del w:id="9" w:author="Charles" w:date="2019-11-14T11:01:00Z">
        <w:r w:rsidRPr="005C4214">
          <w:rPr>
            <w:rFonts w:asciiTheme="minorHAnsi" w:hAnsiTheme="minorHAnsi" w:cstheme="minorHAnsi"/>
          </w:rPr>
          <w:delText xml:space="preserve"> to bring in our</w:delText>
        </w:r>
      </w:del>
      <w:r w:rsidRPr="005C4214">
        <w:rPr>
          <w:rFonts w:asciiTheme="minorHAnsi" w:hAnsiTheme="minorHAnsi" w:cstheme="minorHAnsi"/>
        </w:rPr>
        <w:t xml:space="preserve"> cottage </w:t>
      </w:r>
      <w:ins w:id="10" w:author="Charles" w:date="2019-11-14T11:01:00Z">
        <w:r w:rsidR="00F13BC5">
          <w:rPr>
            <w:rFonts w:asciiTheme="minorHAnsi" w:hAnsiTheme="minorHAnsi" w:cstheme="minorHAnsi"/>
          </w:rPr>
          <w:t xml:space="preserve">is to be refurbished there will be no </w:t>
        </w:r>
      </w:ins>
      <w:del w:id="11" w:author="Charles" w:date="2019-11-14T11:01:00Z">
        <w:r w:rsidRPr="005C4214">
          <w:rPr>
            <w:rFonts w:asciiTheme="minorHAnsi" w:hAnsiTheme="minorHAnsi" w:cstheme="minorHAnsi"/>
          </w:rPr>
          <w:delText>organising/</w:delText>
        </w:r>
      </w:del>
      <w:r w:rsidRPr="005C4214">
        <w:rPr>
          <w:rFonts w:asciiTheme="minorHAnsi" w:hAnsiTheme="minorHAnsi" w:cstheme="minorHAnsi"/>
        </w:rPr>
        <w:t xml:space="preserve">cleaning </w:t>
      </w:r>
      <w:ins w:id="12" w:author="Charles" w:date="2019-11-14T11:01:00Z">
        <w:r w:rsidR="00F13BC5">
          <w:rPr>
            <w:rFonts w:asciiTheme="minorHAnsi" w:hAnsiTheme="minorHAnsi" w:cstheme="minorHAnsi"/>
          </w:rPr>
          <w:t>costs</w:t>
        </w:r>
      </w:ins>
      <w:del w:id="13" w:author="Charles" w:date="2019-11-14T11:01:00Z">
        <w:r w:rsidRPr="005C4214">
          <w:rPr>
            <w:rFonts w:asciiTheme="minorHAnsi" w:hAnsiTheme="minorHAnsi" w:cstheme="minorHAnsi"/>
          </w:rPr>
          <w:delText>team or another contractor</w:delText>
        </w:r>
      </w:del>
      <w:r w:rsidRPr="005C4214">
        <w:rPr>
          <w:rFonts w:asciiTheme="minorHAnsi" w:hAnsiTheme="minorHAnsi" w:cstheme="minorHAnsi"/>
        </w:rPr>
        <w:t>.</w:t>
      </w:r>
    </w:p>
    <w:p w14:paraId="799B2D9B" w14:textId="77777777" w:rsidR="00D41FCE" w:rsidRPr="005C4214" w:rsidRDefault="00D41FCE" w:rsidP="00D41FCE">
      <w:pPr>
        <w:pStyle w:val="ListParagraph"/>
        <w:numPr>
          <w:ilvl w:val="0"/>
          <w:numId w:val="7"/>
        </w:numPr>
        <w:spacing w:after="0" w:line="240" w:lineRule="auto"/>
        <w:contextualSpacing w:val="0"/>
        <w:rPr>
          <w:rFonts w:cs="Calibri"/>
          <w:color w:val="000000" w:themeColor="text1"/>
        </w:rPr>
      </w:pPr>
      <w:r w:rsidRPr="005C4214">
        <w:rPr>
          <w:rFonts w:cs="Calibri"/>
          <w:color w:val="000000" w:themeColor="text1"/>
        </w:rPr>
        <w:t>The family member should:</w:t>
      </w:r>
    </w:p>
    <w:p w14:paraId="51319755" w14:textId="6934DA9E" w:rsidR="00D41FCE" w:rsidRPr="005C4214" w:rsidRDefault="00D41FCE" w:rsidP="00D41FCE">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Establish what should happen to the remaining assets.  Instructions to the Park must be in written form</w:t>
      </w:r>
      <w:r w:rsidR="00145A34" w:rsidRPr="005C4214">
        <w:rPr>
          <w:rFonts w:cs="Calibri"/>
          <w:color w:val="000000" w:themeColor="text1"/>
        </w:rPr>
        <w:t xml:space="preserve"> on what to do, including giving some or all of the remainder to the Trust</w:t>
      </w:r>
      <w:ins w:id="14" w:author="Charles" w:date="2019-11-14T11:01:00Z">
        <w:r w:rsidR="001E39F3">
          <w:rPr>
            <w:rFonts w:cs="Calibri"/>
            <w:color w:val="000000" w:themeColor="text1"/>
          </w:rPr>
          <w:t>.</w:t>
        </w:r>
      </w:ins>
      <w:del w:id="15" w:author="Charles" w:date="2019-11-14T11:01:00Z">
        <w:r w:rsidR="006F1332" w:rsidRPr="005C4214">
          <w:rPr>
            <w:rFonts w:cs="Calibri"/>
            <w:color w:val="000000" w:themeColor="text1"/>
          </w:rPr>
          <w:delText xml:space="preserve"> or other beneficiary</w:delText>
        </w:r>
        <w:r w:rsidR="00145A34" w:rsidRPr="005C4214">
          <w:rPr>
            <w:rFonts w:cs="Calibri"/>
            <w:color w:val="000000" w:themeColor="text1"/>
          </w:rPr>
          <w:delText>.</w:delText>
        </w:r>
      </w:del>
      <w:r w:rsidR="00145A34" w:rsidRPr="005C4214">
        <w:rPr>
          <w:rFonts w:cs="Calibri"/>
          <w:color w:val="000000" w:themeColor="text1"/>
        </w:rPr>
        <w:t xml:space="preserve">  </w:t>
      </w:r>
      <w:r w:rsidR="009C5A08" w:rsidRPr="005C4214">
        <w:rPr>
          <w:rFonts w:cs="Calibri"/>
          <w:color w:val="000000" w:themeColor="text1"/>
        </w:rPr>
        <w:t>A sample form that may be useful is available from Settlers Park Reception.</w:t>
      </w:r>
    </w:p>
    <w:p w14:paraId="768773D0" w14:textId="12FC2992" w:rsidR="00D41FCE" w:rsidRPr="005C4214" w:rsidRDefault="00145A34" w:rsidP="00D41FCE">
      <w:pPr>
        <w:pStyle w:val="ListParagraph"/>
        <w:numPr>
          <w:ilvl w:val="1"/>
          <w:numId w:val="7"/>
        </w:numPr>
        <w:spacing w:after="0" w:line="240" w:lineRule="auto"/>
        <w:contextualSpacing w:val="0"/>
        <w:rPr>
          <w:ins w:id="16" w:author="Rob Crothall" w:date="2019-11-14T11:01:00Z"/>
          <w:rFonts w:cs="Calibri"/>
          <w:color w:val="000000" w:themeColor="text1"/>
        </w:rPr>
      </w:pPr>
      <w:r w:rsidRPr="005C4214">
        <w:rPr>
          <w:rFonts w:cs="Calibri"/>
          <w:color w:val="000000" w:themeColor="text1"/>
        </w:rPr>
        <w:t xml:space="preserve">Some specific items may have a price attached that the family </w:t>
      </w:r>
      <w:proofErr w:type="gramStart"/>
      <w:r w:rsidRPr="005C4214">
        <w:rPr>
          <w:rFonts w:cs="Calibri"/>
          <w:color w:val="000000" w:themeColor="text1"/>
        </w:rPr>
        <w:t>wants</w:t>
      </w:r>
      <w:ins w:id="17" w:author="Charles" w:date="2019-11-14T11:01:00Z">
        <w:r w:rsidR="00411566">
          <w:rPr>
            <w:rFonts w:cs="Calibri"/>
            <w:color w:val="000000" w:themeColor="text1"/>
          </w:rPr>
          <w:t>,</w:t>
        </w:r>
        <w:proofErr w:type="gramEnd"/>
        <w:r w:rsidR="00EB3B2A">
          <w:rPr>
            <w:rFonts w:cs="Calibri"/>
            <w:color w:val="000000" w:themeColor="text1"/>
          </w:rPr>
          <w:t xml:space="preserve"> </w:t>
        </w:r>
        <w:r w:rsidR="00411566">
          <w:rPr>
            <w:rFonts w:cs="Calibri"/>
            <w:color w:val="000000" w:themeColor="text1"/>
          </w:rPr>
          <w:t>if so</w:t>
        </w:r>
      </w:ins>
      <w:del w:id="18" w:author="Charles" w:date="2019-11-14T11:01:00Z">
        <w:r w:rsidRPr="005C4214">
          <w:rPr>
            <w:rFonts w:cs="Calibri"/>
            <w:color w:val="000000" w:themeColor="text1"/>
          </w:rPr>
          <w:delText xml:space="preserve"> (e.g. R3000 for</w:delText>
        </w:r>
      </w:del>
      <w:r w:rsidRPr="005C4214">
        <w:rPr>
          <w:rFonts w:cs="Calibri"/>
          <w:color w:val="000000" w:themeColor="text1"/>
        </w:rPr>
        <w:t xml:space="preserve"> the </w:t>
      </w:r>
      <w:ins w:id="19" w:author="Charles" w:date="2019-11-14T11:01:00Z">
        <w:r w:rsidR="00411566">
          <w:rPr>
            <w:rFonts w:cs="Calibri"/>
            <w:color w:val="000000" w:themeColor="text1"/>
          </w:rPr>
          <w:t>price must be specified.</w:t>
        </w:r>
      </w:ins>
      <w:del w:id="20" w:author="Charles" w:date="2019-11-14T11:01:00Z">
        <w:r w:rsidRPr="005C4214">
          <w:rPr>
            <w:rFonts w:cs="Calibri"/>
            <w:color w:val="000000" w:themeColor="text1"/>
          </w:rPr>
          <w:delText>lounge suite) –</w:delText>
        </w:r>
      </w:del>
      <w:r w:rsidRPr="005C4214">
        <w:rPr>
          <w:rFonts w:cs="Calibri"/>
          <w:color w:val="000000" w:themeColor="text1"/>
        </w:rPr>
        <w:t xml:space="preserve"> </w:t>
      </w:r>
      <w:proofErr w:type="gramStart"/>
      <w:r w:rsidRPr="005C4214">
        <w:rPr>
          <w:rFonts w:cs="Calibri"/>
          <w:color w:val="000000" w:themeColor="text1"/>
        </w:rPr>
        <w:t>the</w:t>
      </w:r>
      <w:proofErr w:type="gramEnd"/>
      <w:r w:rsidRPr="005C4214">
        <w:rPr>
          <w:rFonts w:cs="Calibri"/>
          <w:color w:val="000000" w:themeColor="text1"/>
        </w:rPr>
        <w:t xml:space="preserve"> Trust will decide if they want those items in the Trust Shop or if the items should be sent to a dealer. </w:t>
      </w:r>
      <w:ins w:id="21" w:author="Charles" w:date="2019-11-14T11:01:00Z">
        <w:r w:rsidR="00142E6C">
          <w:rPr>
            <w:rFonts w:cs="Calibri"/>
            <w:color w:val="000000" w:themeColor="text1"/>
          </w:rPr>
          <w:t>The proceeds to o the he nominated beneficiaries.</w:t>
        </w:r>
      </w:ins>
      <w:ins w:id="22" w:author="Rob Crothall" w:date="2019-11-14T11:01:00Z">
        <w:r w:rsidRPr="005C4214">
          <w:rPr>
            <w:rFonts w:cs="Calibri"/>
            <w:color w:val="000000" w:themeColor="text1"/>
          </w:rPr>
          <w:t xml:space="preserve"> </w:t>
        </w:r>
      </w:ins>
      <w:ins w:id="23" w:author="Tricia" w:date="2019-11-14T08:08:00Z">
        <w:r w:rsidR="006A7393">
          <w:rPr>
            <w:rFonts w:cs="Calibri"/>
            <w:color w:val="000000" w:themeColor="text1"/>
          </w:rPr>
          <w:t xml:space="preserve">An upfront agreement between the Trust and the family should be in place whereby </w:t>
        </w:r>
      </w:ins>
      <w:ins w:id="24" w:author="Rob Crothall" w:date="2019-11-14T11:01:00Z">
        <w:r w:rsidR="00895FFA">
          <w:rPr>
            <w:rFonts w:cs="Calibri"/>
            <w:color w:val="000000" w:themeColor="text1"/>
          </w:rPr>
          <w:t>i</w:t>
        </w:r>
      </w:ins>
      <w:ins w:id="25" w:author="Tricia" w:date="2019-11-14T08:08:00Z">
        <w:r w:rsidR="006A7393">
          <w:rPr>
            <w:rFonts w:cs="Calibri"/>
            <w:color w:val="000000" w:themeColor="text1"/>
          </w:rPr>
          <w:t xml:space="preserve">f the item on sale in the Trust Shop does not </w:t>
        </w:r>
        <w:proofErr w:type="spellStart"/>
        <w:r w:rsidR="006A7393">
          <w:rPr>
            <w:rFonts w:cs="Calibri"/>
            <w:color w:val="000000" w:themeColor="text1"/>
          </w:rPr>
          <w:t>realise</w:t>
        </w:r>
        <w:proofErr w:type="spellEnd"/>
        <w:r w:rsidR="006A7393">
          <w:rPr>
            <w:rFonts w:cs="Calibri"/>
            <w:color w:val="000000" w:themeColor="text1"/>
          </w:rPr>
          <w:t xml:space="preserve"> the price asked for</w:t>
        </w:r>
      </w:ins>
      <w:ins w:id="26" w:author="Horace" w:date="2019-11-14T08:20:00Z">
        <w:r w:rsidR="00BC1BCC">
          <w:rPr>
            <w:rFonts w:cs="Calibri"/>
            <w:color w:val="000000" w:themeColor="text1"/>
          </w:rPr>
          <w:t>;</w:t>
        </w:r>
      </w:ins>
      <w:ins w:id="27" w:author="Tricia" w:date="2019-11-14T08:08:00Z">
        <w:r w:rsidR="006A7393">
          <w:rPr>
            <w:rFonts w:cs="Calibri"/>
            <w:color w:val="000000" w:themeColor="text1"/>
          </w:rPr>
          <w:t xml:space="preserve"> the Trust may reduce the price to suit.</w:t>
        </w:r>
      </w:ins>
    </w:p>
    <w:p w14:paraId="3A02C0C5" w14:textId="77777777" w:rsidR="00BC1BCC" w:rsidRPr="006A7393" w:rsidRDefault="00BC1BCC" w:rsidP="00D41FCE">
      <w:pPr>
        <w:pStyle w:val="ListParagraph"/>
        <w:numPr>
          <w:ilvl w:val="1"/>
          <w:numId w:val="7"/>
        </w:numPr>
        <w:spacing w:after="0" w:line="240" w:lineRule="auto"/>
        <w:contextualSpacing w:val="0"/>
        <w:rPr>
          <w:ins w:id="28" w:author="Horace" w:date="2019-11-14T08:20:00Z"/>
          <w:rFonts w:cs="Calibri"/>
          <w:color w:val="000000" w:themeColor="text1"/>
        </w:rPr>
      </w:pPr>
      <w:ins w:id="29" w:author="Horace" w:date="2019-11-14T08:20:00Z">
        <w:r>
          <w:rPr>
            <w:rFonts w:cs="Calibri"/>
            <w:color w:val="000000" w:themeColor="text1"/>
          </w:rPr>
          <w:t xml:space="preserve">If the item remains unsold for a period in excess of 6 months, the family must either remove the item at cost OR donate it to the Trust to attempt to dispose of </w:t>
        </w:r>
        <w:r w:rsidR="00A72EB9">
          <w:rPr>
            <w:rFonts w:cs="Calibri"/>
            <w:color w:val="000000" w:themeColor="text1"/>
          </w:rPr>
          <w:t xml:space="preserve">it at their discretion.  </w:t>
        </w:r>
      </w:ins>
    </w:p>
    <w:p w14:paraId="4572EDE5" w14:textId="77777777" w:rsidR="00145A34" w:rsidRPr="005C4214" w:rsidRDefault="00145A34" w:rsidP="00D41FCE">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The estate, or the residual Life Right, will be responsible for all costs associated with the packing, moving, and storing of goods from the cottage, and additional month</w:t>
      </w:r>
      <w:r w:rsidR="006F1332" w:rsidRPr="005C4214">
        <w:rPr>
          <w:rFonts w:cs="Calibri"/>
          <w:color w:val="000000" w:themeColor="text1"/>
        </w:rPr>
        <w:t>(s)</w:t>
      </w:r>
      <w:r w:rsidRPr="005C4214">
        <w:rPr>
          <w:rFonts w:cs="Calibri"/>
          <w:color w:val="000000" w:themeColor="text1"/>
        </w:rPr>
        <w:t xml:space="preserve"> of levy if required</w:t>
      </w:r>
      <w:r w:rsidR="00D41FCE" w:rsidRPr="005C4214">
        <w:rPr>
          <w:rFonts w:cs="Calibri"/>
          <w:color w:val="000000" w:themeColor="text1"/>
        </w:rPr>
        <w:t xml:space="preserve"> in order to handle the disposition of goods</w:t>
      </w:r>
      <w:r w:rsidRPr="005C4214">
        <w:rPr>
          <w:rFonts w:cs="Calibri"/>
          <w:color w:val="000000" w:themeColor="text1"/>
        </w:rPr>
        <w:t>.</w:t>
      </w:r>
    </w:p>
    <w:p w14:paraId="6ED37D09" w14:textId="77777777" w:rsidR="00411566" w:rsidRPr="005C4214" w:rsidRDefault="00411566" w:rsidP="00D41FCE">
      <w:pPr>
        <w:pStyle w:val="ListParagraph"/>
        <w:numPr>
          <w:ilvl w:val="1"/>
          <w:numId w:val="7"/>
        </w:numPr>
        <w:spacing w:after="0" w:line="240" w:lineRule="auto"/>
        <w:contextualSpacing w:val="0"/>
        <w:rPr>
          <w:ins w:id="30" w:author="Charles" w:date="2019-11-14T11:01:00Z"/>
          <w:rFonts w:cs="Calibri"/>
          <w:color w:val="000000" w:themeColor="text1"/>
        </w:rPr>
      </w:pPr>
      <w:ins w:id="31" w:author="Charles" w:date="2019-11-14T11:01:00Z">
        <w:r>
          <w:rPr>
            <w:rFonts w:cs="Calibri"/>
            <w:color w:val="000000" w:themeColor="text1"/>
          </w:rPr>
          <w:lastRenderedPageBreak/>
          <w:t xml:space="preserve">If the item remains unsold for a period in excess of 6 </w:t>
        </w:r>
        <w:proofErr w:type="gramStart"/>
        <w:r>
          <w:rPr>
            <w:rFonts w:cs="Calibri"/>
            <w:color w:val="000000" w:themeColor="text1"/>
          </w:rPr>
          <w:t>months ,</w:t>
        </w:r>
        <w:proofErr w:type="gramEnd"/>
        <w:r>
          <w:rPr>
            <w:rFonts w:cs="Calibri"/>
            <w:color w:val="000000" w:themeColor="text1"/>
          </w:rPr>
          <w:t xml:space="preserve"> the family </w:t>
        </w:r>
        <w:r w:rsidR="00EB3B2A">
          <w:rPr>
            <w:rFonts w:cs="Calibri"/>
            <w:color w:val="000000" w:themeColor="text1"/>
          </w:rPr>
          <w:t xml:space="preserve">must donate them to the Trust to dispose of them at their discretion. </w:t>
        </w:r>
      </w:ins>
    </w:p>
    <w:p w14:paraId="4270A88C" w14:textId="77777777" w:rsidR="0096190E" w:rsidRPr="0096190E" w:rsidRDefault="00145A34" w:rsidP="009A36B2">
      <w:pPr>
        <w:pStyle w:val="ListParagraph"/>
        <w:numPr>
          <w:ilvl w:val="0"/>
          <w:numId w:val="7"/>
        </w:numPr>
        <w:spacing w:after="0" w:line="240" w:lineRule="auto"/>
        <w:contextualSpacing w:val="0"/>
        <w:rPr>
          <w:ins w:id="32" w:author="Charles" w:date="2019-11-14T11:01:00Z"/>
          <w:rFonts w:asciiTheme="minorHAnsi" w:hAnsiTheme="minorHAnsi" w:cstheme="minorHAnsi"/>
          <w:sz w:val="24"/>
          <w:szCs w:val="24"/>
        </w:rPr>
      </w:pPr>
      <w:r w:rsidRPr="005C4214">
        <w:rPr>
          <w:rFonts w:cs="Calibri"/>
          <w:color w:val="000000" w:themeColor="text1"/>
        </w:rPr>
        <w:t xml:space="preserve">SP Trust – On advice from the Park, </w:t>
      </w:r>
      <w:r w:rsidR="009A36B2" w:rsidRPr="005C4214">
        <w:rPr>
          <w:rFonts w:cs="Calibri"/>
          <w:color w:val="000000" w:themeColor="text1"/>
        </w:rPr>
        <w:t>the Trust will designate a delivery address for the goods that have been donated to them.</w:t>
      </w:r>
      <w:r w:rsidR="009A36B2" w:rsidRPr="005C4214">
        <w:rPr>
          <w:rFonts w:asciiTheme="minorHAnsi" w:hAnsiTheme="minorHAnsi" w:cstheme="minorHAnsi"/>
          <w:color w:val="000000" w:themeColor="text1"/>
        </w:rPr>
        <w:t xml:space="preserve">  </w:t>
      </w:r>
      <w:r w:rsidR="005C4214">
        <w:rPr>
          <w:rFonts w:asciiTheme="minorHAnsi" w:hAnsiTheme="minorHAnsi" w:cstheme="minorHAnsi"/>
          <w:color w:val="000000" w:themeColor="text1"/>
        </w:rPr>
        <w:t>The family, or a</w:t>
      </w:r>
      <w:r w:rsidR="009A36B2" w:rsidRPr="005C4214">
        <w:rPr>
          <w:rFonts w:asciiTheme="minorHAnsi" w:hAnsiTheme="minorHAnsi" w:cstheme="minorHAnsi"/>
          <w:color w:val="000000" w:themeColor="text1"/>
        </w:rPr>
        <w:t xml:space="preserve"> contractor</w:t>
      </w:r>
      <w:r w:rsidR="005C4214">
        <w:rPr>
          <w:rFonts w:asciiTheme="minorHAnsi" w:hAnsiTheme="minorHAnsi" w:cstheme="minorHAnsi"/>
          <w:color w:val="000000" w:themeColor="text1"/>
        </w:rPr>
        <w:t xml:space="preserve"> (at the cost of the estate or residual life right),</w:t>
      </w:r>
      <w:r w:rsidR="009A36B2" w:rsidRPr="005C4214">
        <w:rPr>
          <w:rFonts w:asciiTheme="minorHAnsi" w:hAnsiTheme="minorHAnsi" w:cstheme="minorHAnsi"/>
          <w:color w:val="000000" w:themeColor="text1"/>
        </w:rPr>
        <w:t xml:space="preserve"> will pack the goods into numbered boxes and provide a schedule of the contents of the boxes e.g. </w:t>
      </w:r>
      <w:r w:rsidR="009A36B2" w:rsidRPr="005C4214">
        <w:rPr>
          <w:color w:val="000000" w:themeColor="text1"/>
        </w:rPr>
        <w:t xml:space="preserve">kitchenware, clothes, ornaments, etc. and a list </w:t>
      </w:r>
      <w:r w:rsidR="007550CC">
        <w:rPr>
          <w:color w:val="000000" w:themeColor="text1"/>
        </w:rPr>
        <w:t>indicating</w:t>
      </w:r>
      <w:r w:rsidR="009A36B2" w:rsidRPr="005C4214">
        <w:rPr>
          <w:color w:val="000000" w:themeColor="text1"/>
        </w:rPr>
        <w:t xml:space="preserve"> what </w:t>
      </w:r>
      <w:r w:rsidR="007550CC">
        <w:rPr>
          <w:color w:val="000000" w:themeColor="text1"/>
        </w:rPr>
        <w:t>has been packed</w:t>
      </w:r>
      <w:r w:rsidR="009A36B2" w:rsidRPr="005C4214">
        <w:rPr>
          <w:color w:val="000000" w:themeColor="text1"/>
        </w:rPr>
        <w:t xml:space="preserve"> in each box. Anything cracked or broken should be discarded.</w:t>
      </w:r>
    </w:p>
    <w:p w14:paraId="651D436E" w14:textId="76FEDA73" w:rsidR="009C5A08" w:rsidRDefault="004D5613" w:rsidP="009A36B2">
      <w:pPr>
        <w:pStyle w:val="ListParagraph"/>
        <w:numPr>
          <w:ilvl w:val="0"/>
          <w:numId w:val="7"/>
        </w:numPr>
        <w:spacing w:after="0" w:line="240" w:lineRule="auto"/>
        <w:contextualSpacing w:val="0"/>
        <w:rPr>
          <w:rFonts w:asciiTheme="minorHAnsi" w:hAnsiTheme="minorHAnsi" w:cstheme="minorHAnsi"/>
          <w:sz w:val="24"/>
          <w:szCs w:val="24"/>
        </w:rPr>
      </w:pPr>
      <w:ins w:id="33" w:author="Charles" w:date="2019-11-14T11:01:00Z">
        <w:r>
          <w:rPr>
            <w:rFonts w:asciiTheme="minorHAnsi" w:hAnsiTheme="minorHAnsi" w:cstheme="minorHAnsi"/>
            <w:sz w:val="24"/>
            <w:szCs w:val="24"/>
          </w:rPr>
          <w:t>CWHP</w:t>
        </w:r>
      </w:ins>
      <w:r w:rsidR="009C5A08">
        <w:rPr>
          <w:rFonts w:asciiTheme="minorHAnsi" w:hAnsiTheme="minorHAnsi" w:cstheme="minorHAnsi"/>
          <w:sz w:val="24"/>
          <w:szCs w:val="24"/>
        </w:rPr>
        <w:br w:type="page"/>
      </w:r>
    </w:p>
    <w:p w14:paraId="2EB0B99D" w14:textId="77777777" w:rsidR="00467920" w:rsidRPr="00A5531D" w:rsidRDefault="00947BAD" w:rsidP="00947BAD">
      <w:pPr>
        <w:pStyle w:val="Heading1"/>
      </w:pPr>
      <w:r>
        <w:lastRenderedPageBreak/>
        <w:t xml:space="preserve">Appendix </w:t>
      </w:r>
      <w:proofErr w:type="gramStart"/>
      <w:r>
        <w:t>A</w:t>
      </w:r>
      <w:proofErr w:type="gramEnd"/>
      <w:r>
        <w:t xml:space="preserve"> – List of Resources</w:t>
      </w:r>
    </w:p>
    <w:p w14:paraId="4CCD9008" w14:textId="77777777" w:rsidR="00A5531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 xml:space="preserve">Settlers Park Management – 046 604 0200, </w:t>
      </w:r>
      <w:hyperlink r:id="rId8" w:history="1">
        <w:r w:rsidRPr="00587380">
          <w:rPr>
            <w:rStyle w:val="Hyperlink"/>
            <w:rFonts w:asciiTheme="minorHAnsi" w:hAnsiTheme="minorHAnsi" w:cstheme="minorHAnsi"/>
            <w:sz w:val="24"/>
            <w:szCs w:val="24"/>
          </w:rPr>
          <w:t>info@settlerspark.co.za</w:t>
        </w:r>
      </w:hyperlink>
      <w:r>
        <w:rPr>
          <w:rFonts w:asciiTheme="minorHAnsi" w:hAnsiTheme="minorHAnsi" w:cstheme="minorHAnsi"/>
          <w:sz w:val="24"/>
          <w:szCs w:val="24"/>
        </w:rPr>
        <w:t xml:space="preserve"> </w:t>
      </w:r>
    </w:p>
    <w:p w14:paraId="051B4E23" w14:textId="77777777" w:rsidR="00947BA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 xml:space="preserve">Settlers Park Welfare Team – 046 604 0200, </w:t>
      </w:r>
      <w:hyperlink r:id="rId9" w:history="1">
        <w:r w:rsidRPr="00587380">
          <w:rPr>
            <w:rStyle w:val="Hyperlink"/>
            <w:rFonts w:asciiTheme="minorHAnsi" w:hAnsiTheme="minorHAnsi" w:cstheme="minorHAnsi"/>
            <w:sz w:val="24"/>
            <w:szCs w:val="24"/>
          </w:rPr>
          <w:t>carecentremgr@settlerspark.co.za</w:t>
        </w:r>
      </w:hyperlink>
      <w:r>
        <w:rPr>
          <w:rFonts w:asciiTheme="minorHAnsi" w:hAnsiTheme="minorHAnsi" w:cstheme="minorHAnsi"/>
          <w:sz w:val="24"/>
          <w:szCs w:val="24"/>
        </w:rPr>
        <w:t xml:space="preserve"> </w:t>
      </w:r>
    </w:p>
    <w:p w14:paraId="03915648" w14:textId="77777777" w:rsidR="00947BA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Settlers Park Trust – 046 …?</w:t>
      </w:r>
    </w:p>
    <w:p w14:paraId="79A7B928" w14:textId="77777777" w:rsidR="00947BA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Packing and Cleaning Team</w:t>
      </w:r>
      <w:r w:rsidR="007550CC">
        <w:rPr>
          <w:rFonts w:asciiTheme="minorHAnsi" w:hAnsiTheme="minorHAnsi" w:cstheme="minorHAnsi"/>
          <w:sz w:val="24"/>
          <w:szCs w:val="24"/>
        </w:rPr>
        <w:t xml:space="preserve">: </w:t>
      </w:r>
      <w:r>
        <w:rPr>
          <w:rFonts w:asciiTheme="minorHAnsi" w:hAnsiTheme="minorHAnsi" w:cstheme="minorHAnsi"/>
          <w:sz w:val="24"/>
          <w:szCs w:val="24"/>
        </w:rPr>
        <w:t xml:space="preserve"> Mrs XXX</w:t>
      </w:r>
    </w:p>
    <w:p w14:paraId="32772BCB" w14:textId="77777777" w:rsidR="007550CC" w:rsidRDefault="007550CC"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Furniture removals: Ace Cartage – 046 …</w:t>
      </w:r>
    </w:p>
    <w:p w14:paraId="20D7D2C1" w14:textId="77777777" w:rsidR="00947BAD" w:rsidRPr="00947BAD" w:rsidRDefault="007550CC"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 xml:space="preserve">Handyman: </w:t>
      </w:r>
      <w:r w:rsidR="009C5A08">
        <w:rPr>
          <w:rFonts w:asciiTheme="minorHAnsi" w:hAnsiTheme="minorHAnsi" w:cstheme="minorHAnsi"/>
          <w:sz w:val="24"/>
          <w:szCs w:val="24"/>
        </w:rPr>
        <w:t>…</w:t>
      </w:r>
    </w:p>
    <w:sectPr w:rsidR="00947BAD" w:rsidRPr="00947BAD">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A887A8" w14:textId="77777777" w:rsidR="00A73250" w:rsidRDefault="00A73250" w:rsidP="00945075">
      <w:r>
        <w:separator/>
      </w:r>
    </w:p>
  </w:endnote>
  <w:endnote w:type="continuationSeparator" w:id="0">
    <w:p w14:paraId="06F156F4" w14:textId="77777777" w:rsidR="00A73250" w:rsidRDefault="00A73250" w:rsidP="00945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6147E" w14:textId="77777777" w:rsidR="00945075" w:rsidRPr="009C5A08" w:rsidRDefault="00E2139B" w:rsidP="00487C96">
    <w:pPr>
      <w:pStyle w:val="Footer"/>
    </w:pPr>
    <w:r>
      <w:rPr>
        <w:noProof/>
      </w:rPr>
      <w:fldChar w:fldCharType="begin"/>
    </w:r>
    <w:r>
      <w:rPr>
        <w:noProof/>
      </w:rPr>
      <w:instrText xml:space="preserve"> FILENAME   \* MERGEFORMAT </w:instrText>
    </w:r>
    <w:r>
      <w:rPr>
        <w:noProof/>
      </w:rPr>
      <w:fldChar w:fldCharType="separate"/>
    </w:r>
    <w:r w:rsidR="007550CC">
      <w:rPr>
        <w:noProof/>
      </w:rPr>
      <w:t>SPRV - Vacating of Cottages - revised 20191113 - RobC.docx</w:t>
    </w:r>
    <w:r>
      <w:rPr>
        <w:noProof/>
      </w:rPr>
      <w:fldChar w:fldCharType="end"/>
    </w:r>
    <w:r w:rsidR="00F062F2">
      <w:tab/>
      <w:t xml:space="preserve">Page </w:t>
    </w:r>
    <w:sdt>
      <w:sdtPr>
        <w:id w:val="-1915158788"/>
        <w:docPartObj>
          <w:docPartGallery w:val="Page Numbers (Bottom of Page)"/>
          <w:docPartUnique/>
        </w:docPartObj>
      </w:sdtPr>
      <w:sdtEndPr>
        <w:rPr>
          <w:noProof/>
        </w:rPr>
      </w:sdtEndPr>
      <w:sdtContent>
        <w:r w:rsidR="00F062F2">
          <w:fldChar w:fldCharType="begin"/>
        </w:r>
        <w:r w:rsidR="00F062F2">
          <w:instrText xml:space="preserve"> PAGE   \* MERGEFORMAT </w:instrText>
        </w:r>
        <w:r w:rsidR="00F062F2">
          <w:fldChar w:fldCharType="separate"/>
        </w:r>
        <w:r w:rsidR="007A1C62">
          <w:rPr>
            <w:noProof/>
          </w:rPr>
          <w:t>1</w:t>
        </w:r>
        <w:r w:rsidR="00F062F2">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2FDA3A" w14:textId="77777777" w:rsidR="00A73250" w:rsidRDefault="00A73250" w:rsidP="00945075">
      <w:r>
        <w:separator/>
      </w:r>
    </w:p>
  </w:footnote>
  <w:footnote w:type="continuationSeparator" w:id="0">
    <w:p w14:paraId="3ADD2778" w14:textId="77777777" w:rsidR="00A73250" w:rsidRDefault="00A73250" w:rsidP="009450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CFEF2" w14:textId="77777777" w:rsidR="006566AD" w:rsidRDefault="006566AD" w:rsidP="00F062F2">
    <w:pPr>
      <w:pStyle w:val="Header"/>
      <w:tabs>
        <w:tab w:val="clear" w:pos="4513"/>
      </w:tabs>
      <w:spacing w:after="0"/>
      <w:jc w:val="center"/>
      <w:rPr>
        <w:b/>
      </w:rPr>
    </w:pPr>
    <w:r>
      <w:rPr>
        <w:rFonts w:asciiTheme="minorHAnsi" w:hAnsiTheme="minorHAnsi"/>
        <w:noProof/>
        <w:lang w:val="en-ZA" w:eastAsia="en-ZA"/>
      </w:rPr>
      <w:drawing>
        <wp:anchor distT="0" distB="0" distL="114300" distR="114300" simplePos="0" relativeHeight="251659264" behindDoc="0" locked="0" layoutInCell="1" allowOverlap="1" wp14:anchorId="23B0E996" wp14:editId="54FDF369">
          <wp:simplePos x="0" y="0"/>
          <wp:positionH relativeFrom="column">
            <wp:posOffset>2413635</wp:posOffset>
          </wp:positionH>
          <wp:positionV relativeFrom="paragraph">
            <wp:posOffset>-127635</wp:posOffset>
          </wp:positionV>
          <wp:extent cx="852805" cy="80772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 cstate="print">
                    <a:extLst>
                      <a:ext uri="{28A0092B-C50C-407E-A947-70E740481C1C}">
                        <a14:useLocalDpi xmlns:a14="http://schemas.microsoft.com/office/drawing/2010/main"/>
                      </a:ext>
                    </a:extLst>
                  </a:blip>
                  <a:srcRect l="21699" t="8477" r="20231" b="13636"/>
                  <a:stretch/>
                </pic:blipFill>
                <pic:spPr bwMode="auto">
                  <a:xfrm>
                    <a:off x="0" y="0"/>
                    <a:ext cx="852805"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D52AB" w14:textId="77777777" w:rsidR="006566AD" w:rsidRDefault="006566AD" w:rsidP="00F062F2">
    <w:pPr>
      <w:pStyle w:val="Header"/>
      <w:tabs>
        <w:tab w:val="clear" w:pos="4513"/>
      </w:tabs>
      <w:spacing w:after="0"/>
      <w:jc w:val="center"/>
      <w:rPr>
        <w:b/>
      </w:rPr>
    </w:pPr>
  </w:p>
  <w:p w14:paraId="03A95247" w14:textId="730A035B" w:rsidR="00F062F2" w:rsidRPr="002C536B" w:rsidRDefault="00945075" w:rsidP="00F062F2">
    <w:pPr>
      <w:pStyle w:val="Header"/>
      <w:tabs>
        <w:tab w:val="clear" w:pos="4513"/>
      </w:tabs>
      <w:spacing w:after="0"/>
      <w:jc w:val="center"/>
      <w:rPr>
        <w:b/>
      </w:rPr>
    </w:pPr>
    <w:r w:rsidRPr="002C536B">
      <w:rPr>
        <w:b/>
      </w:rPr>
      <w:t>Settlers Park Retirement Village</w:t>
    </w:r>
    <w:r w:rsidRPr="002C536B">
      <w:rPr>
        <w:b/>
      </w:rPr>
      <w:ptab w:relativeTo="margin" w:alignment="center" w:leader="none"/>
    </w:r>
    <w:r w:rsidR="00F062F2" w:rsidRPr="002C536B">
      <w:rPr>
        <w:b/>
      </w:rPr>
      <w:tab/>
    </w:r>
    <w:proofErr w:type="gramStart"/>
    <w:r w:rsidRPr="002C536B">
      <w:rPr>
        <w:b/>
      </w:rPr>
      <w:t>Policy :</w:t>
    </w:r>
    <w:proofErr w:type="gramEnd"/>
    <w:r w:rsidRPr="002C536B">
      <w:rPr>
        <w:b/>
      </w:rPr>
      <w:t xml:space="preserve"> </w:t>
    </w:r>
    <w:r w:rsidR="00F73E6A">
      <w:rPr>
        <w:b/>
      </w:rPr>
      <w:t>Health &amp; Safety Policy</w:t>
    </w:r>
  </w:p>
  <w:p w14:paraId="11C60D7E" w14:textId="77777777" w:rsidR="00945075" w:rsidRDefault="00945075" w:rsidP="00F062F2">
    <w:pPr>
      <w:pStyle w:val="Header"/>
      <w:tabs>
        <w:tab w:val="clear" w:pos="4513"/>
      </w:tabs>
      <w:spacing w:after="0"/>
      <w:jc w:val="center"/>
    </w:pPr>
    <w:r>
      <w:t>__________________________________________________________________________________</w:t>
    </w:r>
  </w:p>
  <w:p w14:paraId="760047E1" w14:textId="77777777" w:rsidR="00F062F2" w:rsidRDefault="00F062F2" w:rsidP="00F062F2">
    <w:pPr>
      <w:pStyle w:val="Header"/>
      <w:tabs>
        <w:tab w:val="clear" w:pos="4513"/>
      </w:tabs>
      <w:spacing w:after="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E255C"/>
    <w:multiLevelType w:val="hybridMultilevel"/>
    <w:tmpl w:val="F704EA2A"/>
    <w:lvl w:ilvl="0" w:tplc="1C09000F">
      <w:start w:val="1"/>
      <w:numFmt w:val="decimal"/>
      <w:lvlText w:val="%1."/>
      <w:lvlJc w:val="left"/>
      <w:pPr>
        <w:ind w:left="1287" w:hanging="360"/>
      </w:pPr>
    </w:lvl>
    <w:lvl w:ilvl="1" w:tplc="1C090019">
      <w:start w:val="1"/>
      <w:numFmt w:val="lowerLetter"/>
      <w:lvlText w:val="%2."/>
      <w:lvlJc w:val="left"/>
      <w:pPr>
        <w:ind w:left="2007" w:hanging="360"/>
      </w:pPr>
    </w:lvl>
    <w:lvl w:ilvl="2" w:tplc="1C09001B" w:tentative="1">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1">
    <w:nsid w:val="31B7076B"/>
    <w:multiLevelType w:val="hybridMultilevel"/>
    <w:tmpl w:val="A112B6E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
    <w:nsid w:val="334801E3"/>
    <w:multiLevelType w:val="hybridMultilevel"/>
    <w:tmpl w:val="0C6CFC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40B5303C"/>
    <w:multiLevelType w:val="hybridMultilevel"/>
    <w:tmpl w:val="3C12DAA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nsid w:val="4DE354B2"/>
    <w:multiLevelType w:val="hybridMultilevel"/>
    <w:tmpl w:val="043E3FE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4FA47EE6"/>
    <w:multiLevelType w:val="hybridMultilevel"/>
    <w:tmpl w:val="0A64EF2E"/>
    <w:lvl w:ilvl="0" w:tplc="1C090001">
      <w:start w:val="1"/>
      <w:numFmt w:val="bullet"/>
      <w:lvlText w:val=""/>
      <w:lvlJc w:val="left"/>
      <w:pPr>
        <w:ind w:left="1287" w:hanging="360"/>
      </w:pPr>
      <w:rPr>
        <w:rFonts w:ascii="Symbol" w:hAnsi="Symbol" w:hint="default"/>
      </w:rPr>
    </w:lvl>
    <w:lvl w:ilvl="1" w:tplc="1C090003">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6">
    <w:nsid w:val="5FEC2534"/>
    <w:multiLevelType w:val="hybridMultilevel"/>
    <w:tmpl w:val="F61E99FA"/>
    <w:lvl w:ilvl="0" w:tplc="9A681CAC">
      <w:start w:val="1"/>
      <w:numFmt w:val="lowerLetter"/>
      <w:lvlText w:val="%1)"/>
      <w:lvlJc w:val="left"/>
      <w:pPr>
        <w:ind w:left="1080" w:hanging="360"/>
      </w:pPr>
      <w:rPr>
        <w:rFonts w:ascii="Calibri" w:hAnsi="Calibri" w:hint="default"/>
        <w:sz w:val="22"/>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nsid w:val="624703A8"/>
    <w:multiLevelType w:val="hybridMultilevel"/>
    <w:tmpl w:val="F2E042BA"/>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8">
    <w:nsid w:val="7C8F490B"/>
    <w:multiLevelType w:val="hybridMultilevel"/>
    <w:tmpl w:val="F4725F1E"/>
    <w:lvl w:ilvl="0" w:tplc="1C090001">
      <w:start w:val="1"/>
      <w:numFmt w:val="bullet"/>
      <w:lvlText w:val=""/>
      <w:lvlJc w:val="left"/>
      <w:pPr>
        <w:ind w:left="828" w:hanging="360"/>
      </w:pPr>
      <w:rPr>
        <w:rFonts w:ascii="Symbol" w:hAnsi="Symbol" w:hint="default"/>
      </w:rPr>
    </w:lvl>
    <w:lvl w:ilvl="1" w:tplc="1C090003" w:tentative="1">
      <w:start w:val="1"/>
      <w:numFmt w:val="bullet"/>
      <w:lvlText w:val="o"/>
      <w:lvlJc w:val="left"/>
      <w:pPr>
        <w:ind w:left="1548" w:hanging="360"/>
      </w:pPr>
      <w:rPr>
        <w:rFonts w:ascii="Courier New" w:hAnsi="Courier New" w:cs="Courier New" w:hint="default"/>
      </w:rPr>
    </w:lvl>
    <w:lvl w:ilvl="2" w:tplc="1C090005" w:tentative="1">
      <w:start w:val="1"/>
      <w:numFmt w:val="bullet"/>
      <w:lvlText w:val=""/>
      <w:lvlJc w:val="left"/>
      <w:pPr>
        <w:ind w:left="2268" w:hanging="360"/>
      </w:pPr>
      <w:rPr>
        <w:rFonts w:ascii="Wingdings" w:hAnsi="Wingdings" w:hint="default"/>
      </w:rPr>
    </w:lvl>
    <w:lvl w:ilvl="3" w:tplc="1C090001" w:tentative="1">
      <w:start w:val="1"/>
      <w:numFmt w:val="bullet"/>
      <w:lvlText w:val=""/>
      <w:lvlJc w:val="left"/>
      <w:pPr>
        <w:ind w:left="2988" w:hanging="360"/>
      </w:pPr>
      <w:rPr>
        <w:rFonts w:ascii="Symbol" w:hAnsi="Symbol" w:hint="default"/>
      </w:rPr>
    </w:lvl>
    <w:lvl w:ilvl="4" w:tplc="1C090003" w:tentative="1">
      <w:start w:val="1"/>
      <w:numFmt w:val="bullet"/>
      <w:lvlText w:val="o"/>
      <w:lvlJc w:val="left"/>
      <w:pPr>
        <w:ind w:left="3708" w:hanging="360"/>
      </w:pPr>
      <w:rPr>
        <w:rFonts w:ascii="Courier New" w:hAnsi="Courier New" w:cs="Courier New" w:hint="default"/>
      </w:rPr>
    </w:lvl>
    <w:lvl w:ilvl="5" w:tplc="1C090005" w:tentative="1">
      <w:start w:val="1"/>
      <w:numFmt w:val="bullet"/>
      <w:lvlText w:val=""/>
      <w:lvlJc w:val="left"/>
      <w:pPr>
        <w:ind w:left="4428" w:hanging="360"/>
      </w:pPr>
      <w:rPr>
        <w:rFonts w:ascii="Wingdings" w:hAnsi="Wingdings" w:hint="default"/>
      </w:rPr>
    </w:lvl>
    <w:lvl w:ilvl="6" w:tplc="1C090001" w:tentative="1">
      <w:start w:val="1"/>
      <w:numFmt w:val="bullet"/>
      <w:lvlText w:val=""/>
      <w:lvlJc w:val="left"/>
      <w:pPr>
        <w:ind w:left="5148" w:hanging="360"/>
      </w:pPr>
      <w:rPr>
        <w:rFonts w:ascii="Symbol" w:hAnsi="Symbol" w:hint="default"/>
      </w:rPr>
    </w:lvl>
    <w:lvl w:ilvl="7" w:tplc="1C090003" w:tentative="1">
      <w:start w:val="1"/>
      <w:numFmt w:val="bullet"/>
      <w:lvlText w:val="o"/>
      <w:lvlJc w:val="left"/>
      <w:pPr>
        <w:ind w:left="5868" w:hanging="360"/>
      </w:pPr>
      <w:rPr>
        <w:rFonts w:ascii="Courier New" w:hAnsi="Courier New" w:cs="Courier New" w:hint="default"/>
      </w:rPr>
    </w:lvl>
    <w:lvl w:ilvl="8" w:tplc="1C090005" w:tentative="1">
      <w:start w:val="1"/>
      <w:numFmt w:val="bullet"/>
      <w:lvlText w:val=""/>
      <w:lvlJc w:val="left"/>
      <w:pPr>
        <w:ind w:left="6588" w:hanging="360"/>
      </w:pPr>
      <w:rPr>
        <w:rFonts w:ascii="Wingdings" w:hAnsi="Wingdings" w:hint="default"/>
      </w:rPr>
    </w:lvl>
  </w:abstractNum>
  <w:num w:numId="1">
    <w:abstractNumId w:val="0"/>
  </w:num>
  <w:num w:numId="2">
    <w:abstractNumId w:val="7"/>
  </w:num>
  <w:num w:numId="3">
    <w:abstractNumId w:val="6"/>
  </w:num>
  <w:num w:numId="4">
    <w:abstractNumId w:val="5"/>
  </w:num>
  <w:num w:numId="5">
    <w:abstractNumId w:val="8"/>
  </w:num>
  <w:num w:numId="6">
    <w:abstractNumId w:val="3"/>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075"/>
    <w:rsid w:val="0002596B"/>
    <w:rsid w:val="00047D91"/>
    <w:rsid w:val="00070D5F"/>
    <w:rsid w:val="000F58CF"/>
    <w:rsid w:val="00142E6C"/>
    <w:rsid w:val="00145A34"/>
    <w:rsid w:val="001B491D"/>
    <w:rsid w:val="001E39F3"/>
    <w:rsid w:val="00217897"/>
    <w:rsid w:val="00237F36"/>
    <w:rsid w:val="00287F5A"/>
    <w:rsid w:val="002C536B"/>
    <w:rsid w:val="00326901"/>
    <w:rsid w:val="003522C6"/>
    <w:rsid w:val="0037640C"/>
    <w:rsid w:val="003B6E5A"/>
    <w:rsid w:val="00411566"/>
    <w:rsid w:val="00433499"/>
    <w:rsid w:val="00467920"/>
    <w:rsid w:val="00487C96"/>
    <w:rsid w:val="004D5613"/>
    <w:rsid w:val="0058306F"/>
    <w:rsid w:val="00583878"/>
    <w:rsid w:val="005A626F"/>
    <w:rsid w:val="005C4214"/>
    <w:rsid w:val="006566AD"/>
    <w:rsid w:val="006844A7"/>
    <w:rsid w:val="006A7393"/>
    <w:rsid w:val="006C1533"/>
    <w:rsid w:val="006C7235"/>
    <w:rsid w:val="006F1332"/>
    <w:rsid w:val="007550CC"/>
    <w:rsid w:val="007777EB"/>
    <w:rsid w:val="007A1C62"/>
    <w:rsid w:val="00800586"/>
    <w:rsid w:val="00841672"/>
    <w:rsid w:val="00895FFA"/>
    <w:rsid w:val="008D0194"/>
    <w:rsid w:val="009109C6"/>
    <w:rsid w:val="00945075"/>
    <w:rsid w:val="00947BAD"/>
    <w:rsid w:val="0096190E"/>
    <w:rsid w:val="009A2FCD"/>
    <w:rsid w:val="009A36B2"/>
    <w:rsid w:val="009C5A08"/>
    <w:rsid w:val="009E3375"/>
    <w:rsid w:val="00A14B25"/>
    <w:rsid w:val="00A458E5"/>
    <w:rsid w:val="00A4670F"/>
    <w:rsid w:val="00A5531D"/>
    <w:rsid w:val="00A72EB9"/>
    <w:rsid w:val="00A73250"/>
    <w:rsid w:val="00A82354"/>
    <w:rsid w:val="00A940F9"/>
    <w:rsid w:val="00B83F9F"/>
    <w:rsid w:val="00BC1BCC"/>
    <w:rsid w:val="00BD2A8E"/>
    <w:rsid w:val="00BD6AED"/>
    <w:rsid w:val="00BE0CCC"/>
    <w:rsid w:val="00C15368"/>
    <w:rsid w:val="00CD1CF6"/>
    <w:rsid w:val="00D41FCE"/>
    <w:rsid w:val="00D77B30"/>
    <w:rsid w:val="00E06B42"/>
    <w:rsid w:val="00E2139B"/>
    <w:rsid w:val="00E82222"/>
    <w:rsid w:val="00EB3B2A"/>
    <w:rsid w:val="00ED487B"/>
    <w:rsid w:val="00EF6F6D"/>
    <w:rsid w:val="00F062F2"/>
    <w:rsid w:val="00F13BC5"/>
    <w:rsid w:val="00F57625"/>
    <w:rsid w:val="00F73E6A"/>
    <w:rsid w:val="00F9365E"/>
    <w:rsid w:val="00FA7FAF"/>
    <w:rsid w:val="00FC46CD"/>
    <w:rsid w:val="00FF260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00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2F2"/>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830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16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075"/>
    <w:pPr>
      <w:tabs>
        <w:tab w:val="center" w:pos="4513"/>
        <w:tab w:val="right" w:pos="9026"/>
      </w:tabs>
    </w:pPr>
  </w:style>
  <w:style w:type="character" w:customStyle="1" w:styleId="HeaderChar">
    <w:name w:val="Header Char"/>
    <w:basedOn w:val="DefaultParagraphFont"/>
    <w:link w:val="Header"/>
    <w:uiPriority w:val="99"/>
    <w:rsid w:val="00945075"/>
  </w:style>
  <w:style w:type="paragraph" w:styleId="Footer">
    <w:name w:val="footer"/>
    <w:basedOn w:val="Normal"/>
    <w:link w:val="FooterChar"/>
    <w:uiPriority w:val="99"/>
    <w:unhideWhenUsed/>
    <w:rsid w:val="00945075"/>
    <w:pPr>
      <w:tabs>
        <w:tab w:val="center" w:pos="4513"/>
        <w:tab w:val="right" w:pos="9026"/>
      </w:tabs>
    </w:pPr>
  </w:style>
  <w:style w:type="character" w:customStyle="1" w:styleId="FooterChar">
    <w:name w:val="Footer Char"/>
    <w:basedOn w:val="DefaultParagraphFont"/>
    <w:link w:val="Footer"/>
    <w:uiPriority w:val="99"/>
    <w:rsid w:val="00945075"/>
  </w:style>
  <w:style w:type="paragraph" w:styleId="BalloonText">
    <w:name w:val="Balloon Text"/>
    <w:basedOn w:val="Normal"/>
    <w:link w:val="BalloonTextChar"/>
    <w:uiPriority w:val="99"/>
    <w:semiHidden/>
    <w:unhideWhenUsed/>
    <w:rsid w:val="00945075"/>
    <w:rPr>
      <w:rFonts w:ascii="Tahoma" w:hAnsi="Tahoma" w:cs="Tahoma"/>
      <w:sz w:val="16"/>
      <w:szCs w:val="16"/>
    </w:rPr>
  </w:style>
  <w:style w:type="character" w:customStyle="1" w:styleId="BalloonTextChar">
    <w:name w:val="Balloon Text Char"/>
    <w:basedOn w:val="DefaultParagraphFont"/>
    <w:link w:val="BalloonText"/>
    <w:uiPriority w:val="99"/>
    <w:semiHidden/>
    <w:rsid w:val="00945075"/>
    <w:rPr>
      <w:rFonts w:ascii="Tahoma" w:hAnsi="Tahoma" w:cs="Tahoma"/>
      <w:sz w:val="16"/>
      <w:szCs w:val="16"/>
    </w:rPr>
  </w:style>
  <w:style w:type="paragraph" w:styleId="ListParagraph">
    <w:name w:val="List Paragraph"/>
    <w:basedOn w:val="Normal"/>
    <w:uiPriority w:val="34"/>
    <w:qFormat/>
    <w:rsid w:val="00945075"/>
    <w:pPr>
      <w:ind w:left="720"/>
      <w:contextualSpacing/>
    </w:pPr>
  </w:style>
  <w:style w:type="table" w:styleId="TableGrid">
    <w:name w:val="Table Grid"/>
    <w:basedOn w:val="TableNormal"/>
    <w:uiPriority w:val="59"/>
    <w:rsid w:val="00467920"/>
    <w:pPr>
      <w:jc w:val="both"/>
    </w:pPr>
    <w:rPr>
      <w:rFonts w:ascii="Calibri" w:hAnsi="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167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58306F"/>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947BAD"/>
    <w:rPr>
      <w:color w:val="0000FF" w:themeColor="hyperlink"/>
      <w:u w:val="single"/>
    </w:rPr>
  </w:style>
  <w:style w:type="paragraph" w:styleId="Revision">
    <w:name w:val="Revision"/>
    <w:hidden/>
    <w:uiPriority w:val="99"/>
    <w:semiHidden/>
    <w:rsid w:val="00895FFA"/>
    <w:rPr>
      <w:rFonts w:ascii="Calibri" w:eastAsia="Calibri" w:hAnsi="Calibri" w:cs="Times New Roman"/>
      <w:lang w:val="en-US"/>
    </w:rPr>
  </w:style>
  <w:style w:type="paragraph" w:styleId="NormalWeb">
    <w:name w:val="Normal (Web)"/>
    <w:basedOn w:val="Normal"/>
    <w:uiPriority w:val="99"/>
    <w:semiHidden/>
    <w:unhideWhenUsed/>
    <w:rsid w:val="00F73E6A"/>
    <w:pPr>
      <w:spacing w:before="100" w:beforeAutospacing="1" w:after="100" w:afterAutospacing="1" w:line="240" w:lineRule="auto"/>
    </w:pPr>
    <w:rPr>
      <w:rFonts w:ascii="Times New Roman" w:eastAsia="Times New Roman" w:hAnsi="Times New Roman"/>
      <w:sz w:val="24"/>
      <w:szCs w:val="24"/>
      <w:lang w:val="en-ZA" w:eastAsia="en-ZA"/>
    </w:rPr>
  </w:style>
  <w:style w:type="character" w:styleId="Strong">
    <w:name w:val="Strong"/>
    <w:basedOn w:val="DefaultParagraphFont"/>
    <w:uiPriority w:val="22"/>
    <w:qFormat/>
    <w:rsid w:val="00F73E6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2F2"/>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830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16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075"/>
    <w:pPr>
      <w:tabs>
        <w:tab w:val="center" w:pos="4513"/>
        <w:tab w:val="right" w:pos="9026"/>
      </w:tabs>
    </w:pPr>
  </w:style>
  <w:style w:type="character" w:customStyle="1" w:styleId="HeaderChar">
    <w:name w:val="Header Char"/>
    <w:basedOn w:val="DefaultParagraphFont"/>
    <w:link w:val="Header"/>
    <w:uiPriority w:val="99"/>
    <w:rsid w:val="00945075"/>
  </w:style>
  <w:style w:type="paragraph" w:styleId="Footer">
    <w:name w:val="footer"/>
    <w:basedOn w:val="Normal"/>
    <w:link w:val="FooterChar"/>
    <w:uiPriority w:val="99"/>
    <w:unhideWhenUsed/>
    <w:rsid w:val="00945075"/>
    <w:pPr>
      <w:tabs>
        <w:tab w:val="center" w:pos="4513"/>
        <w:tab w:val="right" w:pos="9026"/>
      </w:tabs>
    </w:pPr>
  </w:style>
  <w:style w:type="character" w:customStyle="1" w:styleId="FooterChar">
    <w:name w:val="Footer Char"/>
    <w:basedOn w:val="DefaultParagraphFont"/>
    <w:link w:val="Footer"/>
    <w:uiPriority w:val="99"/>
    <w:rsid w:val="00945075"/>
  </w:style>
  <w:style w:type="paragraph" w:styleId="BalloonText">
    <w:name w:val="Balloon Text"/>
    <w:basedOn w:val="Normal"/>
    <w:link w:val="BalloonTextChar"/>
    <w:uiPriority w:val="99"/>
    <w:semiHidden/>
    <w:unhideWhenUsed/>
    <w:rsid w:val="00945075"/>
    <w:rPr>
      <w:rFonts w:ascii="Tahoma" w:hAnsi="Tahoma" w:cs="Tahoma"/>
      <w:sz w:val="16"/>
      <w:szCs w:val="16"/>
    </w:rPr>
  </w:style>
  <w:style w:type="character" w:customStyle="1" w:styleId="BalloonTextChar">
    <w:name w:val="Balloon Text Char"/>
    <w:basedOn w:val="DefaultParagraphFont"/>
    <w:link w:val="BalloonText"/>
    <w:uiPriority w:val="99"/>
    <w:semiHidden/>
    <w:rsid w:val="00945075"/>
    <w:rPr>
      <w:rFonts w:ascii="Tahoma" w:hAnsi="Tahoma" w:cs="Tahoma"/>
      <w:sz w:val="16"/>
      <w:szCs w:val="16"/>
    </w:rPr>
  </w:style>
  <w:style w:type="paragraph" w:styleId="ListParagraph">
    <w:name w:val="List Paragraph"/>
    <w:basedOn w:val="Normal"/>
    <w:uiPriority w:val="34"/>
    <w:qFormat/>
    <w:rsid w:val="00945075"/>
    <w:pPr>
      <w:ind w:left="720"/>
      <w:contextualSpacing/>
    </w:pPr>
  </w:style>
  <w:style w:type="table" w:styleId="TableGrid">
    <w:name w:val="Table Grid"/>
    <w:basedOn w:val="TableNormal"/>
    <w:uiPriority w:val="59"/>
    <w:rsid w:val="00467920"/>
    <w:pPr>
      <w:jc w:val="both"/>
    </w:pPr>
    <w:rPr>
      <w:rFonts w:ascii="Calibri" w:hAnsi="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167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58306F"/>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947BAD"/>
    <w:rPr>
      <w:color w:val="0000FF" w:themeColor="hyperlink"/>
      <w:u w:val="single"/>
    </w:rPr>
  </w:style>
  <w:style w:type="paragraph" w:styleId="Revision">
    <w:name w:val="Revision"/>
    <w:hidden/>
    <w:uiPriority w:val="99"/>
    <w:semiHidden/>
    <w:rsid w:val="00895FFA"/>
    <w:rPr>
      <w:rFonts w:ascii="Calibri" w:eastAsia="Calibri" w:hAnsi="Calibri" w:cs="Times New Roman"/>
      <w:lang w:val="en-US"/>
    </w:rPr>
  </w:style>
  <w:style w:type="paragraph" w:styleId="NormalWeb">
    <w:name w:val="Normal (Web)"/>
    <w:basedOn w:val="Normal"/>
    <w:uiPriority w:val="99"/>
    <w:semiHidden/>
    <w:unhideWhenUsed/>
    <w:rsid w:val="00F73E6A"/>
    <w:pPr>
      <w:spacing w:before="100" w:beforeAutospacing="1" w:after="100" w:afterAutospacing="1" w:line="240" w:lineRule="auto"/>
    </w:pPr>
    <w:rPr>
      <w:rFonts w:ascii="Times New Roman" w:eastAsia="Times New Roman" w:hAnsi="Times New Roman"/>
      <w:sz w:val="24"/>
      <w:szCs w:val="24"/>
      <w:lang w:val="en-ZA" w:eastAsia="en-ZA"/>
    </w:rPr>
  </w:style>
  <w:style w:type="character" w:styleId="Strong">
    <w:name w:val="Strong"/>
    <w:basedOn w:val="DefaultParagraphFont"/>
    <w:uiPriority w:val="22"/>
    <w:qFormat/>
    <w:rsid w:val="00F73E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31414">
      <w:bodyDiv w:val="1"/>
      <w:marLeft w:val="0"/>
      <w:marRight w:val="0"/>
      <w:marTop w:val="0"/>
      <w:marBottom w:val="0"/>
      <w:divBdr>
        <w:top w:val="none" w:sz="0" w:space="0" w:color="auto"/>
        <w:left w:val="none" w:sz="0" w:space="0" w:color="auto"/>
        <w:bottom w:val="none" w:sz="0" w:space="0" w:color="auto"/>
        <w:right w:val="none" w:sz="0" w:space="0" w:color="auto"/>
      </w:divBdr>
    </w:div>
    <w:div w:id="1228760346">
      <w:bodyDiv w:val="1"/>
      <w:marLeft w:val="0"/>
      <w:marRight w:val="0"/>
      <w:marTop w:val="0"/>
      <w:marBottom w:val="0"/>
      <w:divBdr>
        <w:top w:val="none" w:sz="0" w:space="0" w:color="auto"/>
        <w:left w:val="none" w:sz="0" w:space="0" w:color="auto"/>
        <w:bottom w:val="none" w:sz="0" w:space="0" w:color="auto"/>
        <w:right w:val="none" w:sz="0" w:space="0" w:color="auto"/>
      </w:divBdr>
    </w:div>
    <w:div w:id="184905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settlerspark.co.za"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arecentremgr@settlerspark.co.z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5</Pages>
  <Words>1078</Words>
  <Characters>5621</Characters>
  <Application>Microsoft Office Word</Application>
  <DocSecurity>0</DocSecurity>
  <Lines>1873</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Judy Boland</dc:creator>
  <cp:lastModifiedBy>Judy Boland</cp:lastModifiedBy>
  <cp:revision>3</cp:revision>
  <cp:lastPrinted>2019-11-01T06:11:00Z</cp:lastPrinted>
  <dcterms:created xsi:type="dcterms:W3CDTF">2019-12-27T13:33:00Z</dcterms:created>
  <dcterms:modified xsi:type="dcterms:W3CDTF">2020-01-02T10:12:00Z</dcterms:modified>
</cp:coreProperties>
</file>